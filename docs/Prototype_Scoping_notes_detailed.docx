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6mwydog0e0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Director-RE Notes</w:t>
      </w:r>
      <w:r w:rsidDel="00000000" w:rsidR="00000000" w:rsidRPr="00000000">
        <w:rPr>
          <w:rtl w:val="0"/>
        </w:rPr>
      </w:r>
    </w:p>
    <w:p w:rsidR="00000000" w:rsidDel="00000000" w:rsidP="00000000" w:rsidRDefault="00000000" w:rsidRPr="00000000" w14:paraId="00000002">
      <w:pPr>
        <w:pStyle w:val="Heading3"/>
        <w:rPr/>
      </w:pPr>
      <w:bookmarkStart w:colFirst="0" w:colLast="0" w:name="_fgzirfbjqanb" w:id="1"/>
      <w:bookmarkEnd w:id="1"/>
      <w:r w:rsidDel="00000000" w:rsidR="00000000" w:rsidRPr="00000000">
        <w:rPr>
          <w:rtl w:val="0"/>
        </w:rPr>
        <w:t xml:space="preserve">Meeting with Director-RE P. Siva Sankar</w:t>
      </w:r>
    </w:p>
    <w:p w:rsidR="00000000" w:rsidDel="00000000" w:rsidP="00000000" w:rsidRDefault="00000000" w:rsidRPr="00000000" w14:paraId="00000003">
      <w:pPr>
        <w:rPr/>
      </w:pPr>
      <w:r w:rsidDel="00000000" w:rsidR="00000000" w:rsidRPr="00000000">
        <w:rPr>
          <w:rtl w:val="0"/>
        </w:rPr>
        <w:t xml:space="preserve">Attendees: </w:t>
      </w:r>
      <w:hyperlink r:id="rId7">
        <w:r w:rsidDel="00000000" w:rsidR="00000000" w:rsidRPr="00000000">
          <w:rPr>
            <w:color w:val="0000ee"/>
            <w:u w:val="single"/>
            <w:rtl w:val="0"/>
          </w:rPr>
          <w:t xml:space="preserve">Anindya Singh</w:t>
        </w:r>
      </w:hyperlink>
      <w:hyperlink r:id="rId8">
        <w:r w:rsidDel="00000000" w:rsidR="00000000" w:rsidRPr="00000000">
          <w:rPr>
            <w:color w:val="0000ee"/>
            <w:u w:val="single"/>
            <w:rtl w:val="0"/>
          </w:rPr>
          <w:t xml:space="preserve">Saanjuli Gupta</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Key takeaways:</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numPr>
          <w:ilvl w:val="0"/>
          <w:numId w:val="44"/>
        </w:numPr>
        <w:ind w:left="720" w:hanging="360"/>
        <w:rPr>
          <w:sz w:val="24"/>
          <w:szCs w:val="24"/>
        </w:rPr>
      </w:pPr>
      <w:r w:rsidDel="00000000" w:rsidR="00000000" w:rsidRPr="00000000">
        <w:rPr>
          <w:sz w:val="24"/>
          <w:szCs w:val="24"/>
          <w:rtl w:val="0"/>
        </w:rPr>
        <w:t xml:space="preserve">Siva asked about the graphs that are being put in the prototype and was curious about the data being used to create such visualisation</w:t>
      </w:r>
    </w:p>
    <w:p w:rsidR="00000000" w:rsidDel="00000000" w:rsidP="00000000" w:rsidRDefault="00000000" w:rsidRPr="00000000" w14:paraId="00000008">
      <w:pPr>
        <w:numPr>
          <w:ilvl w:val="0"/>
          <w:numId w:val="44"/>
        </w:numPr>
        <w:ind w:left="720" w:hanging="360"/>
        <w:rPr>
          <w:sz w:val="24"/>
          <w:szCs w:val="24"/>
        </w:rPr>
      </w:pPr>
      <w:r w:rsidDel="00000000" w:rsidR="00000000" w:rsidRPr="00000000">
        <w:rPr>
          <w:sz w:val="24"/>
          <w:szCs w:val="24"/>
          <w:rtl w:val="0"/>
        </w:rPr>
        <w:t xml:space="preserve">Siva wanted to understand the suggesting model, Leigh replied with what the map is showing for suggesting changes in the different assets that are already being built and the assets that can be built to ensure better resilience in the next 5 years</w:t>
      </w:r>
    </w:p>
    <w:p w:rsidR="00000000" w:rsidDel="00000000" w:rsidP="00000000" w:rsidRDefault="00000000" w:rsidRPr="00000000" w14:paraId="00000009">
      <w:pPr>
        <w:numPr>
          <w:ilvl w:val="0"/>
          <w:numId w:val="44"/>
        </w:numPr>
        <w:ind w:left="720" w:hanging="360"/>
        <w:rPr>
          <w:sz w:val="24"/>
          <w:szCs w:val="24"/>
        </w:rPr>
      </w:pPr>
      <w:r w:rsidDel="00000000" w:rsidR="00000000" w:rsidRPr="00000000">
        <w:rPr>
          <w:sz w:val="24"/>
          <w:szCs w:val="24"/>
          <w:rtl w:val="0"/>
        </w:rPr>
        <w:t xml:space="preserve">He said that the explanation is too long, maybe we should reduce the initial explanation, keep it to the point- shouldn’t be too much or too vague. Recommendations/Predictions should come early.</w:t>
      </w:r>
    </w:p>
    <w:p w:rsidR="00000000" w:rsidDel="00000000" w:rsidP="00000000" w:rsidRDefault="00000000" w:rsidRPr="00000000" w14:paraId="0000000A">
      <w:pPr>
        <w:numPr>
          <w:ilvl w:val="0"/>
          <w:numId w:val="44"/>
        </w:numPr>
        <w:ind w:left="720" w:hanging="360"/>
        <w:rPr>
          <w:sz w:val="24"/>
          <w:szCs w:val="24"/>
        </w:rPr>
      </w:pPr>
      <w:r w:rsidDel="00000000" w:rsidR="00000000" w:rsidRPr="00000000">
        <w:rPr>
          <w:sz w:val="24"/>
          <w:szCs w:val="24"/>
          <w:rtl w:val="0"/>
        </w:rPr>
        <w:t xml:space="preserve">The team talked about how the tool not only suggests what assets to create but also shows where exactly the assets will be of most use.</w:t>
      </w:r>
    </w:p>
    <w:p w:rsidR="00000000" w:rsidDel="00000000" w:rsidP="00000000" w:rsidRDefault="00000000" w:rsidRPr="00000000" w14:paraId="0000000B">
      <w:pPr>
        <w:numPr>
          <w:ilvl w:val="0"/>
          <w:numId w:val="44"/>
        </w:numPr>
        <w:ind w:left="720" w:hanging="360"/>
        <w:rPr>
          <w:sz w:val="24"/>
          <w:szCs w:val="24"/>
        </w:rPr>
      </w:pPr>
      <w:r w:rsidDel="00000000" w:rsidR="00000000" w:rsidRPr="00000000">
        <w:rPr>
          <w:sz w:val="24"/>
          <w:szCs w:val="24"/>
          <w:rtl w:val="0"/>
        </w:rPr>
        <w:t xml:space="preserve">Siva showed interest by suggesting the team and extending his help for the team to connect with the remaining 6 DCs that were initially selected but were not able to get a response from.</w:t>
      </w:r>
    </w:p>
    <w:p w:rsidR="00000000" w:rsidDel="00000000" w:rsidP="00000000" w:rsidRDefault="00000000" w:rsidRPr="00000000" w14:paraId="0000000C">
      <w:pPr>
        <w:numPr>
          <w:ilvl w:val="0"/>
          <w:numId w:val="44"/>
        </w:numPr>
        <w:ind w:left="720" w:hanging="360"/>
        <w:rPr>
          <w:sz w:val="24"/>
          <w:szCs w:val="24"/>
        </w:rPr>
      </w:pPr>
      <w:r w:rsidDel="00000000" w:rsidR="00000000" w:rsidRPr="00000000">
        <w:rPr>
          <w:sz w:val="24"/>
          <w:szCs w:val="24"/>
          <w:rtl w:val="0"/>
        </w:rPr>
        <w:t xml:space="preserve">Siva also suggested that the tool should be discussed with the </w:t>
      </w:r>
      <w:r w:rsidDel="00000000" w:rsidR="00000000" w:rsidRPr="00000000">
        <w:rPr>
          <w:b w:val="1"/>
          <w:bCs w:val="1"/>
          <w:sz w:val="24"/>
          <w:szCs w:val="24"/>
          <w:rtl w:val="0"/>
        </w:rPr>
        <w:t xml:space="preserve">NDMA</w:t>
      </w:r>
      <w:r w:rsidDel="00000000" w:rsidR="00000000" w:rsidRPr="00000000">
        <w:rPr>
          <w:sz w:val="24"/>
          <w:szCs w:val="24"/>
          <w:rtl w:val="0"/>
        </w:rPr>
        <w:t xml:space="preserve">, and also connected us with the IAS Mithali Chandra, SDMA, Meghalaya</w:t>
      </w:r>
    </w:p>
    <w:p w:rsidR="00000000" w:rsidDel="00000000" w:rsidP="00000000" w:rsidRDefault="00000000" w:rsidRPr="00000000" w14:paraId="0000000D">
      <w:pPr>
        <w:numPr>
          <w:ilvl w:val="0"/>
          <w:numId w:val="44"/>
        </w:numPr>
        <w:ind w:left="720" w:hanging="360"/>
        <w:rPr>
          <w:sz w:val="24"/>
          <w:szCs w:val="24"/>
        </w:rPr>
      </w:pPr>
      <w:r w:rsidDel="00000000" w:rsidR="00000000" w:rsidRPr="00000000">
        <w:rPr>
          <w:sz w:val="24"/>
          <w:szCs w:val="24"/>
          <w:rtl w:val="0"/>
        </w:rPr>
        <w:t xml:space="preserve">He also mentioned that he can connect us to the NDMA Secretary in Delhi.</w:t>
      </w:r>
    </w:p>
    <w:p w:rsidR="00000000" w:rsidDel="00000000" w:rsidP="00000000" w:rsidRDefault="00000000" w:rsidRPr="00000000" w14:paraId="0000000E">
      <w:pPr>
        <w:numPr>
          <w:ilvl w:val="0"/>
          <w:numId w:val="44"/>
        </w:numPr>
        <w:ind w:left="720" w:hanging="360"/>
        <w:rPr>
          <w:sz w:val="24"/>
          <w:szCs w:val="24"/>
        </w:rPr>
      </w:pPr>
      <w:r w:rsidDel="00000000" w:rsidR="00000000" w:rsidRPr="00000000">
        <w:rPr>
          <w:sz w:val="24"/>
          <w:szCs w:val="24"/>
          <w:rtl w:val="0"/>
        </w:rPr>
        <w:t xml:space="preserve">Further it was directed that the DCs will be very interested in the tool because Siva saw a potential for it to be used in natural disaster management and DCs are responsible for NDMA management for the district</w:t>
      </w:r>
    </w:p>
    <w:p w:rsidR="00000000" w:rsidDel="00000000" w:rsidP="00000000" w:rsidRDefault="00000000" w:rsidRPr="00000000" w14:paraId="0000000F">
      <w:pPr>
        <w:numPr>
          <w:ilvl w:val="0"/>
          <w:numId w:val="44"/>
        </w:numPr>
        <w:ind w:left="720" w:hanging="360"/>
        <w:rPr>
          <w:sz w:val="24"/>
          <w:szCs w:val="24"/>
        </w:rPr>
      </w:pPr>
      <w:r w:rsidDel="00000000" w:rsidR="00000000" w:rsidRPr="00000000">
        <w:rPr>
          <w:sz w:val="24"/>
          <w:szCs w:val="24"/>
          <w:rtl w:val="0"/>
        </w:rPr>
        <w:t xml:space="preserve">Siva also suggested having </w:t>
      </w:r>
      <w:r w:rsidDel="00000000" w:rsidR="00000000" w:rsidRPr="00000000">
        <w:rPr>
          <w:b w:val="1"/>
          <w:bCs w:val="1"/>
          <w:sz w:val="24"/>
          <w:szCs w:val="24"/>
          <w:rtl w:val="0"/>
        </w:rPr>
        <w:t xml:space="preserve">live data instead of just govt. Administrative data</w:t>
      </w:r>
      <w:r w:rsidDel="00000000" w:rsidR="00000000" w:rsidRPr="00000000">
        <w:rPr>
          <w:sz w:val="24"/>
          <w:szCs w:val="24"/>
          <w:rtl w:val="0"/>
        </w:rPr>
        <w:t xml:space="preserve"> for better and up to date predictions.</w:t>
      </w:r>
    </w:p>
    <w:p w:rsidR="00000000" w:rsidDel="00000000" w:rsidP="00000000" w:rsidRDefault="00000000" w:rsidRPr="00000000" w14:paraId="00000010">
      <w:pPr>
        <w:numPr>
          <w:ilvl w:val="0"/>
          <w:numId w:val="44"/>
        </w:numPr>
        <w:ind w:left="720" w:hanging="360"/>
        <w:rPr>
          <w:sz w:val="24"/>
          <w:szCs w:val="24"/>
        </w:rPr>
      </w:pPr>
      <w:r w:rsidDel="00000000" w:rsidR="00000000" w:rsidRPr="00000000">
        <w:rPr>
          <w:sz w:val="24"/>
          <w:szCs w:val="24"/>
          <w:rtl w:val="0"/>
        </w:rPr>
        <w:t xml:space="preserve">Siva suggested if the navigation seems to be a problem, then the team should keep a workshop for guiding or a guidelines to use the tool for the DCs or any other official</w:t>
      </w:r>
    </w:p>
    <w:p w:rsidR="00000000" w:rsidDel="00000000" w:rsidP="00000000" w:rsidRDefault="00000000" w:rsidRPr="00000000" w14:paraId="00000011">
      <w:pPr>
        <w:numPr>
          <w:ilvl w:val="0"/>
          <w:numId w:val="44"/>
        </w:numPr>
        <w:ind w:left="720" w:hanging="360"/>
        <w:rPr>
          <w:sz w:val="24"/>
          <w:szCs w:val="24"/>
        </w:rPr>
        <w:sectPr>
          <w:type w:val="nextPage"/>
          <w:pgSz w:h="15840" w:w="12240" w:orient="portrait"/>
          <w:pgMar w:bottom="1440" w:top="1440" w:left="1440" w:right="1440" w:header="720" w:footer="720"/>
          <w:pgNumType w:start="1"/>
        </w:sectPr>
      </w:pPr>
      <w:r w:rsidDel="00000000" w:rsidR="00000000" w:rsidRPr="00000000">
        <w:rPr>
          <w:sz w:val="24"/>
          <w:szCs w:val="24"/>
          <w:rtl w:val="0"/>
        </w:rPr>
        <w:t xml:space="preserve">Siva also connected us with IAS Shibi Chakrabarty for us to meet in Shillong.</w:t>
      </w:r>
    </w:p>
    <w:p w:rsidR="00000000" w:rsidDel="00000000" w:rsidP="00000000" w:rsidRDefault="00000000" w:rsidRPr="00000000" w14:paraId="000000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k7so5udzg7la"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Meghalaya Notes</w:t>
      </w:r>
      <w:r w:rsidDel="00000000" w:rsidR="00000000" w:rsidRPr="00000000">
        <w:rPr>
          <w:rtl w:val="0"/>
        </w:rPr>
      </w:r>
    </w:p>
    <w:p w:rsidR="00000000" w:rsidDel="00000000" w:rsidP="00000000" w:rsidRDefault="00000000" w:rsidRPr="00000000" w14:paraId="0000001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0oi2ur5z692"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Meeting Notes: Secretary of C&amp;RD</w:t>
      </w:r>
      <w:r w:rsidDel="00000000" w:rsidR="00000000" w:rsidRPr="00000000">
        <w:rPr>
          <w:rtl w:val="0"/>
        </w:rPr>
      </w:r>
    </w:p>
    <w:p w:rsidR="00000000" w:rsidDel="00000000" w:rsidP="00000000" w:rsidRDefault="00000000" w:rsidRPr="00000000" w14:paraId="00000015">
      <w:pPr>
        <w:rPr>
          <w:rFonts w:ascii="Helvetica Neue" w:cs="Helvetica Neue" w:eastAsia="Helvetica Neue" w:hAnsi="Helvetica Neue"/>
          <w:b w:val="1"/>
          <w:bCs w:val="1"/>
          <w:sz w:val="26"/>
          <w:szCs w:val="26"/>
          <w:u w:val="single"/>
        </w:rPr>
      </w:pPr>
      <w:r w:rsidDel="00000000" w:rsidR="00000000" w:rsidRPr="00000000">
        <w:rPr>
          <w:rFonts w:ascii="Helvetica Neue" w:cs="Helvetica Neue" w:eastAsia="Helvetica Neue" w:hAnsi="Helvetica Neue"/>
          <w:b w:val="1"/>
          <w:bCs w:val="1"/>
          <w:sz w:val="26"/>
          <w:szCs w:val="26"/>
          <w:u w:val="single"/>
          <w:rtl w:val="0"/>
        </w:rPr>
        <w:t xml:space="preserve">Feb 19, 2026</w:t>
      </w:r>
    </w:p>
    <w:p w:rsidR="00000000" w:rsidDel="00000000" w:rsidP="00000000" w:rsidRDefault="00000000" w:rsidRPr="00000000" w14:paraId="0000001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Attendee: Sibhi Chakrabarty(Secretary of C&amp;RD), Leigh Anne, Lucy, Anindya, Trishika</w:t>
      </w:r>
    </w:p>
    <w:p w:rsidR="00000000" w:rsidDel="00000000" w:rsidP="00000000" w:rsidRDefault="00000000" w:rsidRPr="00000000" w14:paraId="0000001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8">
      <w:pPr>
        <w:rPr>
          <w:rFonts w:ascii="Helvetica Neue" w:cs="Helvetica Neue" w:eastAsia="Helvetica Neue" w:hAnsi="Helvetica Neue"/>
          <w:i w:val="1"/>
          <w:iCs w:val="1"/>
          <w:u w:val="single"/>
        </w:rPr>
      </w:pPr>
      <w:r w:rsidDel="00000000" w:rsidR="00000000" w:rsidRPr="00000000">
        <w:rPr>
          <w:rFonts w:ascii="Helvetica Neue" w:cs="Helvetica Neue" w:eastAsia="Helvetica Neue" w:hAnsi="Helvetica Neue"/>
          <w:i w:val="1"/>
          <w:iCs w:val="1"/>
          <w:u w:val="single"/>
          <w:rtl w:val="0"/>
        </w:rPr>
        <w:t xml:space="preserve">Key takeaways:</w:t>
      </w:r>
    </w:p>
    <w:p w:rsidR="00000000" w:rsidDel="00000000" w:rsidP="00000000" w:rsidRDefault="00000000" w:rsidRPr="00000000" w14:paraId="00000019">
      <w:pPr>
        <w:numPr>
          <w:ilvl w:val="0"/>
          <w:numId w:val="20"/>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Secretary found the tool useful and suggested piloting it in West Garo Hills, which is heavily affected by floods, particularly impacting agriculture. He also recommended connecting with the District Collectors (DCs) of East Khasi Hills (EKH) and West Garo Hills (WGH).</w:t>
      </w:r>
    </w:p>
    <w:p w:rsidR="00000000" w:rsidDel="00000000" w:rsidP="00000000" w:rsidRDefault="00000000" w:rsidRPr="00000000" w14:paraId="0000001A">
      <w:pPr>
        <w:numPr>
          <w:ilvl w:val="0"/>
          <w:numId w:val="20"/>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 suggested demonstrating the app to the following departments and shared their contact details with us:</w:t>
      </w:r>
    </w:p>
    <w:p w:rsidR="00000000" w:rsidDel="00000000" w:rsidP="00000000" w:rsidRDefault="00000000" w:rsidRPr="00000000" w14:paraId="0000001B">
      <w:pPr>
        <w:numPr>
          <w:ilvl w:val="1"/>
          <w:numId w:val="20"/>
        </w:numPr>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Public Works Department (roads)</w:t>
      </w:r>
    </w:p>
    <w:p w:rsidR="00000000" w:rsidDel="00000000" w:rsidP="00000000" w:rsidRDefault="00000000" w:rsidRPr="00000000" w14:paraId="0000001C">
      <w:pPr>
        <w:numPr>
          <w:ilvl w:val="1"/>
          <w:numId w:val="20"/>
        </w:numPr>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Agriculture Department (highly impacted by climate risks)</w:t>
      </w:r>
    </w:p>
    <w:p w:rsidR="00000000" w:rsidDel="00000000" w:rsidP="00000000" w:rsidRDefault="00000000" w:rsidRPr="00000000" w14:paraId="0000001D">
      <w:pPr>
        <w:numPr>
          <w:ilvl w:val="1"/>
          <w:numId w:val="20"/>
        </w:numPr>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Water Resources Department</w:t>
      </w:r>
    </w:p>
    <w:p w:rsidR="00000000" w:rsidDel="00000000" w:rsidP="00000000" w:rsidRDefault="00000000" w:rsidRPr="00000000" w14:paraId="0000001E">
      <w:pPr>
        <w:numPr>
          <w:ilvl w:val="1"/>
          <w:numId w:val="20"/>
        </w:numPr>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Block Development Officers (BDOs), as they are the lowest administrative unit</w:t>
      </w:r>
    </w:p>
    <w:p w:rsidR="00000000" w:rsidDel="00000000" w:rsidP="00000000" w:rsidRDefault="00000000" w:rsidRPr="00000000" w14:paraId="0000001F">
      <w:pPr>
        <w:numPr>
          <w:ilvl w:val="1"/>
          <w:numId w:val="20"/>
        </w:numPr>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 noted that while BDOs may not directly use the tool, they would benefit from the information generated by it.</w:t>
      </w:r>
    </w:p>
    <w:p w:rsidR="00000000" w:rsidDel="00000000" w:rsidP="00000000" w:rsidRDefault="00000000" w:rsidRPr="00000000" w14:paraId="00000020">
      <w:pPr>
        <w:numPr>
          <w:ilvl w:val="0"/>
          <w:numId w:val="20"/>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 also suggested connecting with the following departments, though these were lower priority:</w:t>
      </w:r>
    </w:p>
    <w:p w:rsidR="00000000" w:rsidDel="00000000" w:rsidP="00000000" w:rsidRDefault="00000000" w:rsidRPr="00000000" w14:paraId="00000021">
      <w:pPr>
        <w:numPr>
          <w:ilvl w:val="1"/>
          <w:numId w:val="20"/>
        </w:numPr>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Soil and Water Conservation Department</w:t>
      </w:r>
    </w:p>
    <w:p w:rsidR="00000000" w:rsidDel="00000000" w:rsidP="00000000" w:rsidRDefault="00000000" w:rsidRPr="00000000" w14:paraId="00000022">
      <w:pPr>
        <w:numPr>
          <w:ilvl w:val="1"/>
          <w:numId w:val="20"/>
        </w:numPr>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Public Health Engineering Department, which manages drinking water</w:t>
      </w:r>
    </w:p>
    <w:p w:rsidR="00000000" w:rsidDel="00000000" w:rsidP="00000000" w:rsidRDefault="00000000" w:rsidRPr="00000000" w14:paraId="00000023">
      <w:pPr>
        <w:numPr>
          <w:ilvl w:val="0"/>
          <w:numId w:val="20"/>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Additionally, he mentioned that there is currently no structured system or infrastructure to train DCs on anticipating climate risks and taking preventive action. The focus is mainly on responding to climate events rather than proactively addressing climate risks or building resilience.</w:t>
      </w:r>
    </w:p>
    <w:p w:rsidR="00000000" w:rsidDel="00000000" w:rsidP="00000000" w:rsidRDefault="00000000" w:rsidRPr="00000000" w14:paraId="0000002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5">
      <w:pPr>
        <w:rPr>
          <w:rFonts w:ascii="Helvetica Neue" w:cs="Helvetica Neue" w:eastAsia="Helvetica Neue" w:hAnsi="Helvetica Neue"/>
          <w:i w:val="1"/>
          <w:iCs w:val="1"/>
          <w:u w:val="single"/>
        </w:rPr>
      </w:pPr>
      <w:r w:rsidDel="00000000" w:rsidR="00000000" w:rsidRPr="00000000">
        <w:rPr>
          <w:rFonts w:ascii="Helvetica Neue" w:cs="Helvetica Neue" w:eastAsia="Helvetica Neue" w:hAnsi="Helvetica Neue"/>
          <w:i w:val="1"/>
          <w:iCs w:val="1"/>
          <w:u w:val="single"/>
          <w:rtl w:val="0"/>
        </w:rPr>
        <w:t xml:space="preserve">Detailed Notes:</w:t>
      </w:r>
    </w:p>
    <w:p w:rsidR="00000000" w:rsidDel="00000000" w:rsidP="00000000" w:rsidRDefault="00000000" w:rsidRPr="00000000" w14:paraId="00000026">
      <w:pPr>
        <w:rPr>
          <w:rFonts w:ascii="Helvetica Neue" w:cs="Helvetica Neue" w:eastAsia="Helvetica Neue" w:hAnsi="Helvetica Neue"/>
          <w:i w:val="1"/>
          <w:iCs w:val="1"/>
          <w:u w:val="single"/>
        </w:rPr>
      </w:pPr>
      <w:r w:rsidDel="00000000" w:rsidR="00000000" w:rsidRPr="00000000">
        <w:rPr>
          <w:rtl w:val="0"/>
        </w:rPr>
      </w:r>
    </w:p>
    <w:p w:rsidR="00000000" w:rsidDel="00000000" w:rsidP="00000000" w:rsidRDefault="00000000" w:rsidRPr="00000000" w14:paraId="0000002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LP (explaining the PPT): Explained that they are developing a tool to support climate resilience investments by pulling together data from different departments so that decision-makers can plan integrated resilience investments. They currently have a mock-up of the tool developed by Google and run by Leigh. They have tested it in potential districts and would like feedback on what is working and what is not.</w:t>
      </w:r>
    </w:p>
    <w:p w:rsidR="00000000" w:rsidDel="00000000" w:rsidP="00000000" w:rsidRDefault="00000000" w:rsidRPr="00000000" w14:paraId="0000002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focus of the tool is to help districts prepare for floods, droughts, and heat by bringing together all relevant information that District Collectors (DCs) need. The long-term goal is to assess whether using this tool can improve resilience and socio-economic outcomes by helping anticipate shocks and enabling advance planning rather than reactive responses.</w:t>
      </w:r>
    </w:p>
    <w:p w:rsidR="00000000" w:rsidDel="00000000" w:rsidP="00000000" w:rsidRDefault="00000000" w:rsidRPr="00000000" w14:paraId="0000002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 (giving a demo of the video tool): Demonstrated the tool and highlighted the following features:</w:t>
      </w:r>
    </w:p>
    <w:p w:rsidR="00000000" w:rsidDel="00000000" w:rsidP="00000000" w:rsidRDefault="00000000" w:rsidRPr="00000000" w14:paraId="0000002A">
      <w:pPr>
        <w:numPr>
          <w:ilvl w:val="0"/>
          <w:numId w:val="23"/>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Users can interact with the tool through a chat interface.</w:t>
      </w:r>
    </w:p>
    <w:p w:rsidR="00000000" w:rsidDel="00000000" w:rsidP="00000000" w:rsidRDefault="00000000" w:rsidRPr="00000000" w14:paraId="0000002B">
      <w:pPr>
        <w:numPr>
          <w:ilvl w:val="0"/>
          <w:numId w:val="23"/>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tool contains integrated data while maintaining privacy.</w:t>
      </w:r>
    </w:p>
    <w:p w:rsidR="00000000" w:rsidDel="00000000" w:rsidP="00000000" w:rsidRDefault="00000000" w:rsidRPr="00000000" w14:paraId="0000002C">
      <w:pPr>
        <w:numPr>
          <w:ilvl w:val="0"/>
          <w:numId w:val="23"/>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Users can view information to understand both positive and negative impacts of different investments.</w:t>
      </w:r>
    </w:p>
    <w:p w:rsidR="00000000" w:rsidDel="00000000" w:rsidP="00000000" w:rsidRDefault="00000000" w:rsidRPr="00000000" w14:paraId="0000002D">
      <w:pPr>
        <w:numPr>
          <w:ilvl w:val="0"/>
          <w:numId w:val="23"/>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risk assessment component is still in the early stages.</w:t>
      </w:r>
    </w:p>
    <w:p w:rsidR="00000000" w:rsidDel="00000000" w:rsidP="00000000" w:rsidRDefault="00000000" w:rsidRPr="00000000" w14:paraId="0000002E">
      <w:pPr>
        <w:numPr>
          <w:ilvl w:val="0"/>
          <w:numId w:val="23"/>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Users can chat directly with the data to extract insights.</w:t>
      </w:r>
    </w:p>
    <w:p w:rsidR="00000000" w:rsidDel="00000000" w:rsidP="00000000" w:rsidRDefault="00000000" w:rsidRPr="00000000" w14:paraId="0000002F">
      <w:pPr>
        <w:numPr>
          <w:ilvl w:val="0"/>
          <w:numId w:val="23"/>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tool shows not only climate risks but also their economic impacts.</w:t>
      </w:r>
    </w:p>
    <w:p w:rsidR="00000000" w:rsidDel="00000000" w:rsidP="00000000" w:rsidRDefault="00000000" w:rsidRPr="00000000" w14:paraId="00000030">
      <w:pPr>
        <w:numPr>
          <w:ilvl w:val="0"/>
          <w:numId w:val="23"/>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current demonstration uses dummy data.</w:t>
      </w:r>
    </w:p>
    <w:p w:rsidR="00000000" w:rsidDel="00000000" w:rsidP="00000000" w:rsidRDefault="00000000" w:rsidRPr="00000000" w14:paraId="0000003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SC: Asked whether the tool would be piloted.</w:t>
      </w:r>
    </w:p>
    <w:p w:rsidR="00000000" w:rsidDel="00000000" w:rsidP="00000000" w:rsidRDefault="00000000" w:rsidRPr="00000000" w14:paraId="0000003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LP: Responded that they plan to engage with District Collectors.</w:t>
      </w:r>
    </w:p>
    <w:p w:rsidR="00000000" w:rsidDel="00000000" w:rsidP="00000000" w:rsidRDefault="00000000" w:rsidRPr="00000000" w14:paraId="0000003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SC (feedback on Meghalaya context): said this is a great tool, especially in the Meghalaya context. He mentioned that East Khasi Hills (EKH) faces landslides, flash floods, and movement-related disruptions, while the western part of the state is more plains-based and experiences flooding that significantly impacts agriculture, including silting of fields. The government spends crores on minimum shelter and disaster response. He noted that this tool would be very useful in offsetting damage through forecasting.</w:t>
      </w:r>
    </w:p>
    <w:p w:rsidR="00000000" w:rsidDel="00000000" w:rsidP="00000000" w:rsidRDefault="00000000" w:rsidRPr="00000000" w14:paraId="0000003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Currently, there are no such tools, and the government mainly responds to calamities rather than anticipating them or taking preventive measures. This tool would help shift from reactive to proactive planning.</w:t>
      </w:r>
    </w:p>
    <w:p w:rsidR="00000000" w:rsidDel="00000000" w:rsidP="00000000" w:rsidRDefault="00000000" w:rsidRPr="00000000" w14:paraId="0000003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 Added that the tool can also estimate the money saved by making certain investments.</w:t>
      </w:r>
    </w:p>
    <w:p w:rsidR="00000000" w:rsidDel="00000000" w:rsidP="00000000" w:rsidRDefault="00000000" w:rsidRPr="00000000" w14:paraId="0000003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SC: Asked how the data is obtained.</w:t>
      </w:r>
    </w:p>
    <w:p w:rsidR="00000000" w:rsidDel="00000000" w:rsidP="00000000" w:rsidRDefault="00000000" w:rsidRPr="00000000" w14:paraId="0000003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 Explained that the current version uses open data and financial data, but since it is a demo, it is based on dummy data. The tool can help assess whether investing in certain projects leads to economic savings or improved outcomes.</w:t>
      </w:r>
    </w:p>
    <w:p w:rsidR="00000000" w:rsidDel="00000000" w:rsidP="00000000" w:rsidRDefault="00000000" w:rsidRPr="00000000" w14:paraId="0000003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SC: Reiterated that it is a great tool.</w:t>
      </w:r>
    </w:p>
    <w:p w:rsidR="00000000" w:rsidDel="00000000" w:rsidP="00000000" w:rsidRDefault="00000000" w:rsidRPr="00000000" w14:paraId="0000003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 Said they would leave a copy of the tool for review.</w:t>
      </w:r>
    </w:p>
    <w:p w:rsidR="00000000" w:rsidDel="00000000" w:rsidP="00000000" w:rsidRDefault="00000000" w:rsidRPr="00000000" w14:paraId="0000003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LP: Asked which other departments in Meghalaya they should engage with.</w:t>
      </w:r>
    </w:p>
    <w:p w:rsidR="00000000" w:rsidDel="00000000" w:rsidP="00000000" w:rsidRDefault="00000000" w:rsidRPr="00000000" w14:paraId="0000003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SC: Suggested the following departments:</w:t>
      </w:r>
    </w:p>
    <w:p w:rsidR="00000000" w:rsidDel="00000000" w:rsidP="00000000" w:rsidRDefault="00000000" w:rsidRPr="00000000" w14:paraId="0000003D">
      <w:pPr>
        <w:numPr>
          <w:ilvl w:val="0"/>
          <w:numId w:val="46"/>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Public Works Department (roads)</w:t>
      </w:r>
    </w:p>
    <w:p w:rsidR="00000000" w:rsidDel="00000000" w:rsidP="00000000" w:rsidRDefault="00000000" w:rsidRPr="00000000" w14:paraId="0000003E">
      <w:pPr>
        <w:numPr>
          <w:ilvl w:val="0"/>
          <w:numId w:val="46"/>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Agriculture Department (highly impacted by climate risks)</w:t>
      </w:r>
    </w:p>
    <w:p w:rsidR="00000000" w:rsidDel="00000000" w:rsidP="00000000" w:rsidRDefault="00000000" w:rsidRPr="00000000" w14:paraId="0000003F">
      <w:pPr>
        <w:numPr>
          <w:ilvl w:val="0"/>
          <w:numId w:val="46"/>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Water Resources Department</w:t>
      </w:r>
    </w:p>
    <w:p w:rsidR="00000000" w:rsidDel="00000000" w:rsidP="00000000" w:rsidRDefault="00000000" w:rsidRPr="00000000" w14:paraId="00000040">
      <w:pPr>
        <w:numPr>
          <w:ilvl w:val="0"/>
          <w:numId w:val="46"/>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Block Development Officers (BDOs), as they are the lowest administrative unit</w:t>
      </w:r>
    </w:p>
    <w:p w:rsidR="00000000" w:rsidDel="00000000" w:rsidP="00000000" w:rsidRDefault="00000000" w:rsidRPr="00000000" w14:paraId="00000041">
      <w:pPr>
        <w:numPr>
          <w:ilvl w:val="0"/>
          <w:numId w:val="46"/>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SC noted that while BDOs may not directly use the tool, they need the information generated by it.</w:t>
      </w:r>
    </w:p>
    <w:p w:rsidR="00000000" w:rsidDel="00000000" w:rsidP="00000000" w:rsidRDefault="00000000" w:rsidRPr="00000000" w14:paraId="0000004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SC: Confirmed that they would help connect LP and the team with relevant departments.</w:t>
      </w:r>
    </w:p>
    <w:p w:rsidR="00000000" w:rsidDel="00000000" w:rsidP="00000000" w:rsidRDefault="00000000" w:rsidRPr="00000000" w14:paraId="0000004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LP: Asked how the state currently guides District Collectors on climate risk.</w:t>
      </w:r>
    </w:p>
    <w:p w:rsidR="00000000" w:rsidDel="00000000" w:rsidP="00000000" w:rsidRDefault="00000000" w:rsidRPr="00000000" w14:paraId="0000004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SC: Said there is no structured system or policy framework. The focus is mainly on responding to climate events rather than proactively addressing climate risks or building resilience.</w:t>
      </w:r>
    </w:p>
    <w:p w:rsidR="00000000" w:rsidDel="00000000" w:rsidP="00000000" w:rsidRDefault="00000000" w:rsidRPr="00000000" w14:paraId="0000004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LP: Asked which department handles climate risk and disaster management.</w:t>
      </w:r>
    </w:p>
    <w:p w:rsidR="00000000" w:rsidDel="00000000" w:rsidP="00000000" w:rsidRDefault="00000000" w:rsidRPr="00000000" w14:paraId="0000004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SC: Mentioned that the State Disaster Management Authority (SDMA) is responsible for disaster-related matters.</w:t>
      </w:r>
    </w:p>
    <w:p w:rsidR="00000000" w:rsidDel="00000000" w:rsidP="00000000" w:rsidRDefault="00000000" w:rsidRPr="00000000" w14:paraId="0000004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LP: Asked for suggestions on how to make the pilot most useful and how to learn effectively from it.</w:t>
      </w:r>
    </w:p>
    <w:p w:rsidR="00000000" w:rsidDel="00000000" w:rsidP="00000000" w:rsidRDefault="00000000" w:rsidRPr="00000000" w14:paraId="0000004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SC: Suggested focusing on districts that are highly vulnerable and face recurring climate impacts. He recommended engaging with:</w:t>
      </w:r>
    </w:p>
    <w:p w:rsidR="00000000" w:rsidDel="00000000" w:rsidP="00000000" w:rsidRDefault="00000000" w:rsidRPr="00000000" w14:paraId="00000049">
      <w:pPr>
        <w:numPr>
          <w:ilvl w:val="0"/>
          <w:numId w:val="53"/>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West Garo Hills (WGH), where flood damage is very high</w:t>
      </w:r>
    </w:p>
    <w:p w:rsidR="00000000" w:rsidDel="00000000" w:rsidP="00000000" w:rsidRDefault="00000000" w:rsidRPr="00000000" w14:paraId="0000004A">
      <w:pPr>
        <w:numPr>
          <w:ilvl w:val="0"/>
          <w:numId w:val="53"/>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East Khasi Hills (EKH), due to landslides and flash floods</w:t>
      </w:r>
    </w:p>
    <w:p w:rsidR="00000000" w:rsidDel="00000000" w:rsidP="00000000" w:rsidRDefault="00000000" w:rsidRPr="00000000" w14:paraId="0000004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 Asked whether there are any non-government groups like IOVA working in this area.</w:t>
      </w:r>
    </w:p>
    <w:p w:rsidR="00000000" w:rsidDel="00000000" w:rsidP="00000000" w:rsidRDefault="00000000" w:rsidRPr="00000000" w14:paraId="0000004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SC: Said he was not aware of such groups but suggested connecting with:</w:t>
      </w:r>
    </w:p>
    <w:p w:rsidR="00000000" w:rsidDel="00000000" w:rsidP="00000000" w:rsidRDefault="00000000" w:rsidRPr="00000000" w14:paraId="0000004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F">
      <w:pPr>
        <w:numPr>
          <w:ilvl w:val="0"/>
          <w:numId w:val="50"/>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Soil and Water Conservation Department</w:t>
      </w:r>
    </w:p>
    <w:p w:rsidR="00000000" w:rsidDel="00000000" w:rsidP="00000000" w:rsidRDefault="00000000" w:rsidRPr="00000000" w14:paraId="00000050">
      <w:pPr>
        <w:numPr>
          <w:ilvl w:val="0"/>
          <w:numId w:val="50"/>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Public Health Engineering Department, which manages drinking water</w:t>
      </w:r>
    </w:p>
    <w:p w:rsidR="00000000" w:rsidDel="00000000" w:rsidP="00000000" w:rsidRDefault="00000000" w:rsidRPr="00000000" w14:paraId="0000005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LP: Asked how they could get in touch with these departments.</w:t>
      </w:r>
    </w:p>
    <w:p w:rsidR="00000000" w:rsidDel="00000000" w:rsidP="00000000" w:rsidRDefault="00000000" w:rsidRPr="00000000" w14:paraId="0000005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SC: Said he would share the relevant contact numbers with Trishika.</w:t>
      </w:r>
    </w:p>
    <w:p w:rsidR="00000000" w:rsidDel="00000000" w:rsidP="00000000" w:rsidRDefault="00000000" w:rsidRPr="00000000" w14:paraId="0000005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4">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 was explained that:</w:t>
      </w:r>
    </w:p>
    <w:p w:rsidR="00000000" w:rsidDel="00000000" w:rsidP="00000000" w:rsidRDefault="00000000" w:rsidRPr="00000000" w14:paraId="0000005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team has analyzed the effect of:</w:t>
      </w:r>
    </w:p>
    <w:p w:rsidR="00000000" w:rsidDel="00000000" w:rsidP="00000000" w:rsidRDefault="00000000" w:rsidRPr="00000000" w14:paraId="000000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Very high rainfall shocks (above the 90th percentile)</w:t>
      </w:r>
    </w:p>
    <w:p w:rsidR="00000000" w:rsidDel="00000000" w:rsidP="00000000" w:rsidRDefault="00000000" w:rsidRPr="00000000" w14:paraId="000000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Very low rainfall shocks</w:t>
      </w:r>
    </w:p>
    <w:p w:rsidR="00000000" w:rsidDel="00000000" w:rsidP="00000000" w:rsidRDefault="00000000" w:rsidRPr="00000000" w14:paraId="0000005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These shocks are associated with an increase in district-level infrastructure projects targeted toward water resilience.</w:t>
      </w:r>
    </w:p>
    <w:p w:rsidR="00000000" w:rsidDel="00000000" w:rsidP="00000000" w:rsidRDefault="00000000" w:rsidRPr="00000000" w14:paraId="0000005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observation from this analysis is that:</w:t>
      </w:r>
    </w:p>
    <w:p w:rsidR="00000000" w:rsidDel="00000000" w:rsidP="00000000" w:rsidRDefault="00000000" w:rsidRPr="00000000" w14:paraId="0000005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Infrastructure investments tend to respond to climate risk after shocks occur.</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 was clarified that:</w:t>
      </w:r>
    </w:p>
    <w:p w:rsidR="00000000" w:rsidDel="00000000" w:rsidP="00000000" w:rsidRDefault="00000000" w:rsidRPr="00000000" w14:paraId="0000006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tool is based entirely on open-source data.</w:t>
      </w:r>
    </w:p>
    <w:p w:rsidR="00000000" w:rsidDel="00000000" w:rsidP="00000000" w:rsidRDefault="00000000" w:rsidRPr="00000000" w14:paraId="0000006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private data is automatically shared.</w:t>
      </w:r>
    </w:p>
    <w:p w:rsidR="00000000" w:rsidDel="00000000" w:rsidP="00000000" w:rsidRDefault="00000000" w:rsidRPr="00000000" w14:paraId="0000006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Users control what data is entered.</w:t>
      </w:r>
    </w:p>
    <w:p w:rsidR="00000000" w:rsidDel="00000000" w:rsidP="00000000" w:rsidRDefault="00000000" w:rsidRPr="00000000" w14:paraId="0000006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Even Google does not see district-level inputs unless explicitly permitted.</w:t>
      </w:r>
    </w:p>
    <w:p w:rsidR="00000000" w:rsidDel="00000000" w:rsidP="00000000" w:rsidRDefault="00000000" w:rsidRPr="00000000" w14:paraId="0000006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 was also noted that:</w:t>
      </w:r>
    </w:p>
    <w:p w:rsidR="00000000" w:rsidDel="00000000" w:rsidP="00000000" w:rsidRDefault="00000000" w:rsidRPr="00000000" w14:paraId="0000006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Current demonstration includes dummy data.</w:t>
      </w:r>
    </w:p>
    <w:p w:rsidR="00000000" w:rsidDel="00000000" w:rsidP="00000000" w:rsidRDefault="00000000" w:rsidRPr="00000000" w14:paraId="0000006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 handling is complex and still under refinement.</w:t>
      </w:r>
    </w:p>
    <w:p w:rsidR="00000000" w:rsidDel="00000000" w:rsidP="00000000" w:rsidRDefault="00000000" w:rsidRPr="00000000" w14:paraId="0000006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Tool Features Demonstrated</w:t>
      </w:r>
    </w:p>
    <w:p w:rsidR="00000000" w:rsidDel="00000000" w:rsidP="00000000" w:rsidRDefault="00000000" w:rsidRPr="00000000" w14:paraId="0000006C">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D">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tool includes:</w:t>
      </w:r>
    </w:p>
    <w:p w:rsidR="00000000" w:rsidDel="00000000" w:rsidP="00000000" w:rsidRDefault="00000000" w:rsidRPr="00000000" w14:paraId="0000006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dashboard interface.</w:t>
      </w:r>
    </w:p>
    <w:p w:rsidR="00000000" w:rsidDel="00000000" w:rsidP="00000000" w:rsidRDefault="00000000" w:rsidRPr="00000000" w14:paraId="000000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Risk identification modules.</w:t>
      </w:r>
    </w:p>
    <w:p w:rsidR="00000000" w:rsidDel="00000000" w:rsidP="00000000" w:rsidRDefault="00000000" w:rsidRPr="00000000" w14:paraId="0000007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Economic impact analysis.</w:t>
      </w:r>
    </w:p>
    <w:p w:rsidR="00000000" w:rsidDel="00000000" w:rsidP="00000000" w:rsidRDefault="00000000" w:rsidRPr="00000000" w14:paraId="000000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Recommendations for resilience investments.</w:t>
      </w:r>
    </w:p>
    <w:p w:rsidR="00000000" w:rsidDel="00000000" w:rsidP="00000000" w:rsidRDefault="00000000" w:rsidRPr="00000000" w14:paraId="0000007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Return-on-investment projections.</w:t>
      </w:r>
    </w:p>
    <w:p w:rsidR="00000000" w:rsidDel="00000000" w:rsidP="00000000" w:rsidRDefault="00000000" w:rsidRPr="00000000" w14:paraId="0000007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Sectoral project options.</w:t>
      </w:r>
    </w:p>
    <w:p w:rsidR="00000000" w:rsidDel="00000000" w:rsidP="00000000" w:rsidRDefault="00000000" w:rsidRPr="00000000" w14:paraId="0000007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Interactive chat functionality.</w:t>
      </w:r>
    </w:p>
    <w:p w:rsidR="00000000" w:rsidDel="00000000" w:rsidP="00000000" w:rsidRDefault="00000000" w:rsidRPr="00000000" w14:paraId="0000007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Report generation functionality.</w:t>
      </w:r>
    </w:p>
    <w:p w:rsidR="00000000" w:rsidDel="00000000" w:rsidP="00000000" w:rsidRDefault="00000000" w:rsidRPr="00000000" w14:paraId="0000007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 Framing</w:t>
      </w:r>
    </w:p>
    <w:p w:rsidR="00000000" w:rsidDel="00000000" w:rsidP="00000000" w:rsidRDefault="00000000" w:rsidRPr="00000000" w14:paraId="00000079">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A">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tool identifies common climate risks such as:</w:t>
      </w:r>
    </w:p>
    <w:p w:rsidR="00000000" w:rsidDel="00000000" w:rsidP="00000000" w:rsidRDefault="00000000" w:rsidRPr="00000000" w14:paraId="0000007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Spring flow disruption</w:t>
      </w:r>
    </w:p>
    <w:p w:rsidR="00000000" w:rsidDel="00000000" w:rsidP="00000000" w:rsidRDefault="00000000" w:rsidRPr="00000000" w14:paraId="0000007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Extreme rainfall</w:t>
      </w:r>
    </w:p>
    <w:p w:rsidR="00000000" w:rsidDel="00000000" w:rsidP="00000000" w:rsidRDefault="00000000" w:rsidRPr="00000000" w14:paraId="0000007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Landslides</w:t>
      </w:r>
    </w:p>
    <w:p w:rsidR="00000000" w:rsidDel="00000000" w:rsidP="00000000" w:rsidRDefault="00000000" w:rsidRPr="00000000" w14:paraId="0000007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Flooding</w:t>
      </w:r>
    </w:p>
    <w:p w:rsidR="00000000" w:rsidDel="00000000" w:rsidP="00000000" w:rsidRDefault="00000000" w:rsidRPr="00000000" w14:paraId="0000008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Infrastructure damage</w:t>
      </w:r>
    </w:p>
    <w:p w:rsidR="00000000" w:rsidDel="00000000" w:rsidP="00000000" w:rsidRDefault="00000000" w:rsidRPr="00000000" w14:paraId="0000008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Investment Recommendations</w:t>
      </w:r>
    </w:p>
    <w:p w:rsidR="00000000" w:rsidDel="00000000" w:rsidP="00000000" w:rsidRDefault="00000000" w:rsidRPr="00000000" w14:paraId="00000083">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4">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Users can:</w:t>
      </w:r>
    </w:p>
    <w:p w:rsidR="00000000" w:rsidDel="00000000" w:rsidP="00000000" w:rsidRDefault="00000000" w:rsidRPr="00000000" w14:paraId="0000008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project categories.</w:t>
      </w:r>
    </w:p>
    <w:p w:rsidR="00000000" w:rsidDel="00000000" w:rsidP="00000000" w:rsidRDefault="00000000" w:rsidRPr="00000000" w14:paraId="0000008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View explanations for each recommendation.</w:t>
      </w:r>
    </w:p>
    <w:p w:rsidR="00000000" w:rsidDel="00000000" w:rsidP="00000000" w:rsidRDefault="00000000" w:rsidRPr="00000000" w14:paraId="0000008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See economic projections of investment returns.</w:t>
      </w:r>
    </w:p>
    <w:p w:rsidR="00000000" w:rsidDel="00000000" w:rsidP="00000000" w:rsidRDefault="00000000" w:rsidRPr="00000000" w14:paraId="0000008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 highlighted:</w:t>
      </w:r>
    </w:p>
    <w:p w:rsidR="00000000" w:rsidDel="00000000" w:rsidP="00000000" w:rsidRDefault="00000000" w:rsidRPr="00000000" w14:paraId="0000008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waterway protection system, including forestry elements, could generate up to seven times return on investment.</w:t>
      </w:r>
    </w:p>
    <w:p w:rsidR="00000000" w:rsidDel="00000000" w:rsidP="00000000" w:rsidRDefault="00000000" w:rsidRPr="00000000" w14:paraId="0000008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tool incorporates:</w:t>
      </w:r>
    </w:p>
    <w:p w:rsidR="00000000" w:rsidDel="00000000" w:rsidP="00000000" w:rsidRDefault="00000000" w:rsidRPr="00000000" w14:paraId="0000008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Financial modeling techniques used in the finance sector.</w:t>
      </w:r>
    </w:p>
    <w:p w:rsidR="00000000" w:rsidDel="00000000" w:rsidP="00000000" w:rsidRDefault="00000000" w:rsidRPr="00000000" w14:paraId="0000009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benefit valuation (e.g., traditional livelihoods, ecosystem preservation).</w:t>
      </w:r>
    </w:p>
    <w:p w:rsidR="00000000" w:rsidDel="00000000" w:rsidP="00000000" w:rsidRDefault="00000000" w:rsidRPr="00000000" w14:paraId="0000009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Long-term economic savings projections.</w:t>
      </w:r>
    </w:p>
    <w:p w:rsidR="00000000" w:rsidDel="00000000" w:rsidP="00000000" w:rsidRDefault="00000000" w:rsidRPr="00000000" w14:paraId="0000009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 mentioned that banks use similar modeling approaches when making loan decisions by LA</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Feedback on Interface and Data Density</w:t>
      </w:r>
    </w:p>
    <w:p w:rsidR="00000000" w:rsidDel="00000000" w:rsidP="00000000" w:rsidRDefault="00000000" w:rsidRPr="00000000" w14:paraId="00000097">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8">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During the demonstration:</w:t>
      </w:r>
    </w:p>
    <w:p w:rsidR="00000000" w:rsidDel="00000000" w:rsidP="00000000" w:rsidRDefault="00000000" w:rsidRPr="00000000" w14:paraId="0000009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 was acknowledged that there may be too much information displayed.</w:t>
      </w:r>
    </w:p>
    <w:p w:rsidR="00000000" w:rsidDel="00000000" w:rsidP="00000000" w:rsidRDefault="00000000" w:rsidRPr="00000000" w14:paraId="0000009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Feedback was requested on whether the tool needs simplification.</w:t>
      </w:r>
    </w:p>
    <w:p w:rsidR="00000000" w:rsidDel="00000000" w:rsidP="00000000" w:rsidRDefault="00000000" w:rsidRPr="00000000" w14:paraId="0000009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 was noted that the tool is still at an early interactive stage.</w:t>
      </w:r>
    </w:p>
    <w:p w:rsidR="00000000" w:rsidDel="00000000" w:rsidP="00000000" w:rsidRDefault="00000000" w:rsidRPr="00000000" w14:paraId="0000009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Important observation:</w:t>
      </w:r>
    </w:p>
    <w:p w:rsidR="00000000" w:rsidDel="00000000" w:rsidP="00000000" w:rsidRDefault="00000000" w:rsidRPr="00000000" w14:paraId="0000009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Block-level officers may not need direct access to the tool, but may require the information outputs produced by it.</w:t>
      </w:r>
    </w:p>
    <w:p w:rsidR="00000000" w:rsidDel="00000000" w:rsidP="00000000" w:rsidRDefault="00000000" w:rsidRPr="00000000" w14:paraId="000000A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Meghalaya Context: Climate Risk Discussion</w:t>
      </w:r>
    </w:p>
    <w:p w:rsidR="00000000" w:rsidDel="00000000" w:rsidP="00000000" w:rsidRDefault="00000000" w:rsidRPr="00000000" w14:paraId="000000A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discussed climate risks specific to Meghalaya.</w:t>
      </w:r>
    </w:p>
    <w:p w:rsidR="00000000" w:rsidDel="00000000" w:rsidP="00000000" w:rsidRDefault="00000000" w:rsidRPr="00000000" w14:paraId="000000A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line="276"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East Khasi Hills District</w:t>
      </w:r>
    </w:p>
    <w:p w:rsidR="00000000" w:rsidDel="00000000" w:rsidP="00000000" w:rsidRDefault="00000000" w:rsidRPr="00000000" w14:paraId="000000A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C">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issues discussed:</w:t>
      </w:r>
    </w:p>
    <w:p w:rsidR="00000000" w:rsidDel="00000000" w:rsidP="00000000" w:rsidRDefault="00000000" w:rsidRPr="00000000" w14:paraId="000000A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Recurring flash floods (annual phenomenon).</w:t>
      </w:r>
    </w:p>
    <w:p w:rsidR="00000000" w:rsidDel="00000000" w:rsidP="00000000" w:rsidRDefault="00000000" w:rsidRPr="00000000" w14:paraId="000000A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Frequent landslides.</w:t>
      </w:r>
    </w:p>
    <w:p w:rsidR="00000000" w:rsidDel="00000000" w:rsidP="00000000" w:rsidRDefault="00000000" w:rsidRPr="00000000" w14:paraId="000000B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Road closures during heavy rainfall.</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Disruption of movement of people and goods.</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w:t>
      </w:r>
    </w:p>
    <w:p w:rsidR="00000000" w:rsidDel="00000000" w:rsidP="00000000" w:rsidRDefault="00000000" w:rsidRPr="00000000" w14:paraId="000000B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Administrative disruption.</w:t>
      </w:r>
    </w:p>
    <w:p w:rsidR="00000000" w:rsidDel="00000000" w:rsidP="00000000" w:rsidRDefault="00000000" w:rsidRPr="00000000" w14:paraId="000000B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Repeated infrastructure damage.</w:t>
      </w:r>
    </w:p>
    <w:p w:rsidR="00000000" w:rsidDel="00000000" w:rsidP="00000000" w:rsidRDefault="00000000" w:rsidRPr="00000000" w14:paraId="000000B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district was identified as one of the pilot engagement sites.</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West Garo Hills District</w:t>
      </w:r>
    </w:p>
    <w:p w:rsidR="00000000" w:rsidDel="00000000" w:rsidP="00000000" w:rsidRDefault="00000000" w:rsidRPr="00000000" w14:paraId="000000B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C">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issues discussed:</w:t>
      </w:r>
    </w:p>
    <w:p w:rsidR="00000000" w:rsidDel="00000000" w:rsidP="00000000" w:rsidRDefault="00000000" w:rsidRPr="00000000" w14:paraId="000000B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Recurring annual floods.</w:t>
      </w:r>
    </w:p>
    <w:p w:rsidR="00000000" w:rsidDel="00000000" w:rsidP="00000000" w:rsidRDefault="00000000" w:rsidRPr="00000000" w14:paraId="000000B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Significant agricultural losses.</w:t>
      </w:r>
    </w:p>
    <w:p w:rsidR="00000000" w:rsidDel="00000000" w:rsidP="00000000" w:rsidRDefault="00000000" w:rsidRPr="00000000" w14:paraId="000000C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Severe damage to livelihoods.</w:t>
      </w:r>
    </w:p>
    <w:p w:rsidR="00000000" w:rsidDel="00000000" w:rsidP="00000000" w:rsidRDefault="00000000" w:rsidRPr="00000000" w14:paraId="000000C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Bridges being washed away.</w:t>
      </w:r>
    </w:p>
    <w:p w:rsidR="00000000" w:rsidDel="00000000" w:rsidP="00000000" w:rsidRDefault="00000000" w:rsidRPr="00000000" w14:paraId="000000C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Complete physical isolation of regions.</w:t>
      </w:r>
    </w:p>
    <w:p w:rsidR="00000000" w:rsidDel="00000000" w:rsidP="00000000" w:rsidRDefault="00000000" w:rsidRPr="00000000" w14:paraId="000000C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Personal experience shared by Shibi:</w:t>
      </w:r>
    </w:p>
    <w:p w:rsidR="00000000" w:rsidDel="00000000" w:rsidP="00000000" w:rsidRDefault="00000000" w:rsidRPr="00000000" w14:paraId="000000C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district was cut off for one week.</w:t>
      </w:r>
    </w:p>
    <w:p w:rsidR="00000000" w:rsidDel="00000000" w:rsidP="00000000" w:rsidRDefault="00000000" w:rsidRPr="00000000" w14:paraId="000000C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electricity.</w:t>
      </w:r>
    </w:p>
    <w:p w:rsidR="00000000" w:rsidDel="00000000" w:rsidP="00000000" w:rsidRDefault="00000000" w:rsidRPr="00000000" w14:paraId="000000C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drinking water.</w:t>
      </w:r>
    </w:p>
    <w:p w:rsidR="00000000" w:rsidDel="00000000" w:rsidP="00000000" w:rsidRDefault="00000000" w:rsidRPr="00000000" w14:paraId="000000C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Limited food access.</w:t>
      </w:r>
    </w:p>
    <w:p w:rsidR="00000000" w:rsidDel="00000000" w:rsidP="00000000" w:rsidRDefault="00000000" w:rsidRPr="00000000" w14:paraId="000000C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Severe infrastructure breakdown.</w:t>
      </w:r>
    </w:p>
    <w:p w:rsidR="00000000" w:rsidDel="00000000" w:rsidP="00000000" w:rsidRDefault="00000000" w:rsidRPr="00000000" w14:paraId="000000C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district was identified as:</w:t>
      </w:r>
    </w:p>
    <w:p w:rsidR="00000000" w:rsidDel="00000000" w:rsidP="00000000" w:rsidRDefault="00000000" w:rsidRPr="00000000" w14:paraId="000000C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suitable district for understanding full-scale climate impact and vulnerability.</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Current Governance Approach to Climate Risk</w:t>
      </w:r>
    </w:p>
    <w:p w:rsidR="00000000" w:rsidDel="00000000" w:rsidP="00000000" w:rsidRDefault="00000000" w:rsidRPr="00000000" w14:paraId="000000D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discussion was held regarding how the state currently addresses climate risk.</w:t>
      </w:r>
    </w:p>
    <w:p w:rsidR="00000000" w:rsidDel="00000000" w:rsidP="00000000" w:rsidRDefault="00000000" w:rsidRPr="00000000" w14:paraId="000000D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Current Status</w:t>
      </w:r>
    </w:p>
    <w:p w:rsidR="00000000" w:rsidDel="00000000" w:rsidP="00000000" w:rsidRDefault="00000000" w:rsidRPr="00000000" w14:paraId="000000D5">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It was stated that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There is no centralized climate resilience policy.</w:t>
      </w:r>
    </w:p>
    <w:p w:rsidR="00000000" w:rsidDel="00000000" w:rsidP="00000000" w:rsidRDefault="00000000" w:rsidRPr="00000000" w14:paraId="000000D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organized top-down framework exists to guide district-level planning.</w:t>
      </w:r>
    </w:p>
    <w:p w:rsidR="00000000" w:rsidDel="00000000" w:rsidP="00000000" w:rsidRDefault="00000000" w:rsidRPr="00000000" w14:paraId="000000D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Efforts are largely responsive rather than preventive.</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state aims to increase focus on climate change and resilience activities but lacks structured implementation.</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Departments Identified for Engagement</w:t>
      </w:r>
    </w:p>
    <w:p w:rsidR="00000000" w:rsidDel="00000000" w:rsidP="00000000" w:rsidRDefault="00000000" w:rsidRPr="00000000" w14:paraId="000000DE">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F">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following departments were identified as relevant stakeholders:</w:t>
      </w:r>
    </w:p>
    <w:p w:rsidR="00000000" w:rsidDel="00000000" w:rsidP="00000000" w:rsidRDefault="00000000" w:rsidRPr="00000000" w14:paraId="000000E0">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1">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Core Departments</w:t>
      </w:r>
    </w:p>
    <w:p w:rsidR="00000000" w:rsidDel="00000000" w:rsidP="00000000" w:rsidRDefault="00000000" w:rsidRPr="00000000" w14:paraId="000000E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Public Works Department (roads, infrastructure damage)</w:t>
      </w:r>
    </w:p>
    <w:p w:rsidR="00000000" w:rsidDel="00000000" w:rsidP="00000000" w:rsidRDefault="00000000" w:rsidRPr="00000000" w14:paraId="000000E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Agriculture Department (economic and farmer impact)</w:t>
      </w:r>
    </w:p>
    <w:p w:rsidR="00000000" w:rsidDel="00000000" w:rsidP="00000000" w:rsidRDefault="00000000" w:rsidRPr="00000000" w14:paraId="000000E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Water Resources Department (irrigation projects)</w:t>
      </w:r>
    </w:p>
    <w:p w:rsidR="00000000" w:rsidDel="00000000" w:rsidP="00000000" w:rsidRDefault="00000000" w:rsidRPr="00000000" w14:paraId="000000E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Soil and Water Conservation Department</w:t>
      </w:r>
    </w:p>
    <w:p w:rsidR="00000000" w:rsidDel="00000000" w:rsidP="00000000" w:rsidRDefault="00000000" w:rsidRPr="00000000" w14:paraId="000000E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Public Health Engineering Department (drinking water)</w:t>
      </w:r>
    </w:p>
    <w:p w:rsidR="00000000" w:rsidDel="00000000" w:rsidP="00000000" w:rsidRDefault="00000000" w:rsidRPr="00000000" w14:paraId="000000E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State Disaster Management Authority (SDMA)</w:t>
      </w:r>
    </w:p>
    <w:p w:rsidR="00000000" w:rsidDel="00000000" w:rsidP="00000000" w:rsidRDefault="00000000" w:rsidRPr="00000000" w14:paraId="000000E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SDMA was specifically identified as:</w:t>
      </w:r>
    </w:p>
    <w:p w:rsidR="00000000" w:rsidDel="00000000" w:rsidP="00000000" w:rsidRDefault="00000000" w:rsidRPr="00000000" w14:paraId="000000E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executive disaster response agency.</w:t>
      </w:r>
    </w:p>
    <w:p w:rsidR="00000000" w:rsidDel="00000000" w:rsidP="00000000" w:rsidRDefault="00000000" w:rsidRPr="00000000" w14:paraId="000000E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Responsible for all disaster responses (natural and otherwise).</w:t>
      </w:r>
    </w:p>
    <w:p w:rsidR="00000000" w:rsidDel="00000000" w:rsidP="00000000" w:rsidRDefault="00000000" w:rsidRPr="00000000" w14:paraId="000000E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Administrative Coordination</w:t>
      </w:r>
    </w:p>
    <w:p w:rsidR="00000000" w:rsidDel="00000000" w:rsidP="00000000" w:rsidRDefault="00000000" w:rsidRPr="00000000" w14:paraId="000000F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Block Development Officers (BDOs) were identified as first-response institutions.</w:t>
      </w:r>
    </w:p>
    <w:p w:rsidR="00000000" w:rsidDel="00000000" w:rsidP="00000000" w:rsidRDefault="00000000" w:rsidRPr="00000000" w14:paraId="000000F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BDOs can bring multiple departments together at the block level.</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They may not require direct tool access but would benefit from outputs.</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Drinking Water as Strategic Entry Point</w:t>
      </w:r>
    </w:p>
    <w:p w:rsidR="00000000" w:rsidDel="00000000" w:rsidP="00000000" w:rsidRDefault="00000000" w:rsidRPr="00000000" w14:paraId="000000F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discussion emerged around identifying a unifying focus area.</w:t>
      </w:r>
    </w:p>
    <w:p w:rsidR="00000000" w:rsidDel="00000000" w:rsidP="00000000" w:rsidRDefault="00000000" w:rsidRPr="00000000" w14:paraId="000000F8">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9">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Safe drinking water was identified as:</w:t>
      </w:r>
    </w:p>
    <w:p w:rsidR="00000000" w:rsidDel="00000000" w:rsidP="00000000" w:rsidRDefault="00000000" w:rsidRPr="00000000" w14:paraId="000000F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politically sensitive issue.</w:t>
      </w:r>
    </w:p>
    <w:p w:rsidR="00000000" w:rsidDel="00000000" w:rsidP="00000000" w:rsidRDefault="00000000" w:rsidRPr="00000000" w14:paraId="000000F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highly visible public concern.</w:t>
      </w:r>
    </w:p>
    <w:p w:rsidR="00000000" w:rsidDel="00000000" w:rsidP="00000000" w:rsidRDefault="00000000" w:rsidRPr="00000000" w14:paraId="000000F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cross-sectoral outcome requiring coordination.</w:t>
      </w:r>
    </w:p>
    <w:p w:rsidR="00000000" w:rsidDel="00000000" w:rsidP="00000000" w:rsidRDefault="00000000" w:rsidRPr="00000000" w14:paraId="000000F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Irony noted:</w:t>
      </w:r>
    </w:p>
    <w:p w:rsidR="00000000" w:rsidDel="00000000" w:rsidP="00000000" w:rsidRDefault="00000000" w:rsidRPr="00000000" w14:paraId="0000010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Meghalaya faces drinking water issues despite high rainfall levels.</w:t>
      </w:r>
    </w:p>
    <w:p w:rsidR="00000000" w:rsidDel="00000000" w:rsidP="00000000" w:rsidRDefault="00000000" w:rsidRPr="00000000" w14:paraId="0000010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 was observed that focusing on drinking water would automatically attract other departments as well, like:</w:t>
      </w:r>
    </w:p>
    <w:p w:rsidR="00000000" w:rsidDel="00000000" w:rsidP="00000000" w:rsidRDefault="00000000" w:rsidRPr="00000000" w14:paraId="0000010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Health Engineering</w:t>
      </w:r>
    </w:p>
    <w:p w:rsidR="00000000" w:rsidDel="00000000" w:rsidP="00000000" w:rsidRDefault="00000000" w:rsidRPr="00000000" w14:paraId="0000010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Agriculture</w:t>
      </w:r>
    </w:p>
    <w:p w:rsidR="00000000" w:rsidDel="00000000" w:rsidP="00000000" w:rsidRDefault="00000000" w:rsidRPr="00000000" w14:paraId="000001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Water Resources</w:t>
      </w:r>
    </w:p>
    <w:p w:rsidR="00000000" w:rsidDel="00000000" w:rsidP="00000000" w:rsidRDefault="00000000" w:rsidRPr="00000000" w14:paraId="0000010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Forestry</w:t>
      </w:r>
    </w:p>
    <w:p w:rsidR="00000000" w:rsidDel="00000000" w:rsidP="00000000" w:rsidRDefault="00000000" w:rsidRPr="00000000" w14:paraId="0000010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Power Department</w:t>
      </w:r>
    </w:p>
    <w:p w:rsidR="00000000" w:rsidDel="00000000" w:rsidP="00000000" w:rsidRDefault="00000000" w:rsidRPr="00000000" w14:paraId="000001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Works</w:t>
      </w:r>
    </w:p>
    <w:p w:rsidR="00000000" w:rsidDel="00000000" w:rsidP="00000000" w:rsidRDefault="00000000" w:rsidRPr="00000000" w14:paraId="0000010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drinking water could serve as an integrative anchor for tool adoption.</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External Stakeholders</w:t>
      </w:r>
    </w:p>
    <w:p w:rsidR="00000000" w:rsidDel="00000000" w:rsidP="00000000" w:rsidRDefault="00000000" w:rsidRPr="00000000" w14:paraId="0000010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non-government actors were mentioned:</w:t>
      </w:r>
    </w:p>
    <w:p w:rsidR="00000000" w:rsidDel="00000000" w:rsidP="00000000" w:rsidRDefault="00000000" w:rsidRPr="00000000" w14:paraId="0000011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IOVA (involved in reforestation efforts)</w:t>
      </w:r>
    </w:p>
    <w:p w:rsidR="00000000" w:rsidDel="00000000" w:rsidP="00000000" w:rsidRDefault="00000000" w:rsidRPr="00000000" w14:paraId="000001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Rabobank (supporting reforestation initiatives)</w:t>
      </w:r>
    </w:p>
    <w:p w:rsidR="00000000" w:rsidDel="00000000" w:rsidP="00000000" w:rsidRDefault="00000000" w:rsidRPr="00000000" w14:paraId="0000011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Additionally:</w:t>
      </w:r>
    </w:p>
    <w:p w:rsidR="00000000" w:rsidDel="00000000" w:rsidP="00000000" w:rsidRDefault="00000000" w:rsidRPr="00000000" w14:paraId="0000011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Tribal communities are conducting spring inventories.</w:t>
      </w:r>
    </w:p>
    <w:p w:rsidR="00000000" w:rsidDel="00000000" w:rsidP="00000000" w:rsidRDefault="00000000" w:rsidRPr="00000000" w14:paraId="000001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Reforestation tracking is ongoing.</w:t>
      </w:r>
    </w:p>
    <w:p w:rsidR="00000000" w:rsidDel="00000000" w:rsidP="00000000" w:rsidRDefault="00000000" w:rsidRPr="00000000" w14:paraId="000001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Local-level data collection could potentially be integrated.</w:t>
      </w:r>
    </w:p>
    <w:p w:rsidR="00000000" w:rsidDel="00000000" w:rsidP="00000000" w:rsidRDefault="00000000" w:rsidRPr="00000000" w14:paraId="0000011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Pilot Strategy and Field Engagement</w:t>
      </w:r>
    </w:p>
    <w:p w:rsidR="00000000" w:rsidDel="00000000" w:rsidP="00000000" w:rsidRDefault="00000000" w:rsidRPr="00000000" w14:paraId="0000011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pilot status:</w:t>
      </w:r>
    </w:p>
    <w:p w:rsidR="00000000" w:rsidDel="00000000" w:rsidP="00000000" w:rsidRDefault="00000000" w:rsidRPr="00000000" w14:paraId="0000011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Being piloted in four districts.</w:t>
      </w:r>
    </w:p>
    <w:p w:rsidR="00000000" w:rsidDel="00000000" w:rsidP="00000000" w:rsidRDefault="00000000" w:rsidRPr="00000000" w14:paraId="000001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Upcoming meeting with the DC of East Khasi Hills.</w:t>
      </w:r>
    </w:p>
    <w:p w:rsidR="00000000" w:rsidDel="00000000" w:rsidP="00000000" w:rsidRDefault="00000000" w:rsidRPr="00000000" w14:paraId="0000012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Consideration of engaging West Garo Hills.</w:t>
      </w:r>
    </w:p>
    <w:p w:rsidR="00000000" w:rsidDel="00000000" w:rsidP="00000000" w:rsidRDefault="00000000" w:rsidRPr="00000000" w14:paraId="0000012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Recommendations:</w:t>
      </w:r>
    </w:p>
    <w:p w:rsidR="00000000" w:rsidDel="00000000" w:rsidP="00000000" w:rsidRDefault="00000000" w:rsidRPr="00000000" w14:paraId="0000012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Interact with departmental heads.</w:t>
      </w:r>
    </w:p>
    <w:p w:rsidR="00000000" w:rsidDel="00000000" w:rsidP="00000000" w:rsidRDefault="00000000" w:rsidRPr="00000000" w14:paraId="0000012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Visit recurring vulnerability sites.</w:t>
      </w:r>
    </w:p>
    <w:p w:rsidR="00000000" w:rsidDel="00000000" w:rsidP="00000000" w:rsidRDefault="00000000" w:rsidRPr="00000000" w14:paraId="0000012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Engage field-level functionaries.</w:t>
      </w:r>
    </w:p>
    <w:p w:rsidR="00000000" w:rsidDel="00000000" w:rsidP="00000000" w:rsidRDefault="00000000" w:rsidRPr="00000000" w14:paraId="0000012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Observe physical risk locations directly.</w:t>
      </w:r>
    </w:p>
    <w:p w:rsidR="00000000" w:rsidDel="00000000" w:rsidP="00000000" w:rsidRDefault="00000000" w:rsidRPr="00000000" w14:paraId="0000012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Next Steps Agreed</w:t>
      </w:r>
    </w:p>
    <w:p w:rsidR="00000000" w:rsidDel="00000000" w:rsidP="00000000" w:rsidRDefault="00000000" w:rsidRPr="00000000" w14:paraId="0000012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Share contact details of relevant departmental officials.</w:t>
      </w:r>
    </w:p>
    <w:p w:rsidR="00000000" w:rsidDel="00000000" w:rsidP="00000000" w:rsidRDefault="00000000" w:rsidRPr="00000000" w14:paraId="0000012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Facilitate introductions to:</w:t>
      </w:r>
    </w:p>
    <w:p w:rsidR="00000000" w:rsidDel="00000000" w:rsidP="00000000" w:rsidRDefault="00000000" w:rsidRPr="00000000" w14:paraId="0000013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SDMA representative</w:t>
      </w:r>
    </w:p>
    <w:p w:rsidR="00000000" w:rsidDel="00000000" w:rsidP="00000000" w:rsidRDefault="00000000" w:rsidRPr="00000000" w14:paraId="0000013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Relevant departmental heads</w:t>
      </w:r>
    </w:p>
    <w:p w:rsidR="00000000" w:rsidDel="00000000" w:rsidP="00000000" w:rsidRDefault="00000000" w:rsidRPr="00000000" w14:paraId="0000013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Engage East Khasi Hills DC.</w:t>
      </w:r>
    </w:p>
    <w:p w:rsidR="00000000" w:rsidDel="00000000" w:rsidP="00000000" w:rsidRDefault="00000000" w:rsidRPr="00000000" w14:paraId="000001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Consider West Garo Hills as priority vulnerability district.</w:t>
      </w:r>
    </w:p>
    <w:p w:rsidR="00000000" w:rsidDel="00000000" w:rsidP="00000000" w:rsidRDefault="00000000" w:rsidRPr="00000000" w14:paraId="0000013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Explore collaboration with non-government actors.</w:t>
      </w:r>
    </w:p>
    <w:p w:rsidR="00000000" w:rsidDel="00000000" w:rsidP="00000000" w:rsidRDefault="00000000" w:rsidRPr="00000000" w14:paraId="0000013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Continue gathering usability feedback.</w:t>
      </w:r>
    </w:p>
    <w:p w:rsidR="00000000" w:rsidDel="00000000" w:rsidP="00000000" w:rsidRDefault="00000000" w:rsidRPr="00000000" w14:paraId="0000013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Simplify interface where required.</w:t>
      </w:r>
    </w:p>
    <w:p w:rsidR="00000000" w:rsidDel="00000000" w:rsidP="00000000" w:rsidRDefault="00000000" w:rsidRPr="00000000" w14:paraId="0000013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Closing Remarks</w:t>
      </w:r>
    </w:p>
    <w:p w:rsidR="00000000" w:rsidDel="00000000" w:rsidP="00000000" w:rsidRDefault="00000000" w:rsidRPr="00000000" w14:paraId="00000139">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A">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tool was acknowledged as:</w:t>
      </w:r>
    </w:p>
    <w:p w:rsidR="00000000" w:rsidDel="00000000" w:rsidP="00000000" w:rsidRDefault="00000000" w:rsidRPr="00000000" w14:paraId="0000013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Timely</w:t>
      </w:r>
    </w:p>
    <w:p w:rsidR="00000000" w:rsidDel="00000000" w:rsidP="00000000" w:rsidRDefault="00000000" w:rsidRPr="00000000" w14:paraId="0000013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Relevant</w:t>
      </w:r>
    </w:p>
    <w:p w:rsidR="00000000" w:rsidDel="00000000" w:rsidP="00000000" w:rsidRDefault="00000000" w:rsidRPr="00000000" w14:paraId="0000013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Potentially transformative for preventive climate planning</w:t>
      </w:r>
    </w:p>
    <w:p w:rsidR="00000000" w:rsidDel="00000000" w:rsidP="00000000" w:rsidRDefault="00000000" w:rsidRPr="00000000" w14:paraId="0000013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key structural gap identified:</w:t>
      </w:r>
    </w:p>
    <w:p w:rsidR="00000000" w:rsidDel="00000000" w:rsidP="00000000" w:rsidRDefault="00000000" w:rsidRPr="00000000" w14:paraId="0000014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absence of anticipatory planning mechanisms in current governance systems.</w:t>
      </w:r>
    </w:p>
    <w:p w:rsidR="00000000" w:rsidDel="00000000" w:rsidP="00000000" w:rsidRDefault="00000000" w:rsidRPr="00000000" w14:paraId="0000014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meeting concluded with agreement to continue engagement and departmental coordination.</w:t>
      </w:r>
    </w:p>
    <w:p w:rsidR="00000000" w:rsidDel="00000000" w:rsidP="00000000" w:rsidRDefault="00000000" w:rsidRPr="00000000" w14:paraId="0000014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5840" w:w="12240" w:orient="portrait"/>
          <w:pgMar w:bottom="1440" w:top="1440" w:left="1440" w:right="1440" w:header="720" w:footer="720"/>
          <w:pgNumType w:start="1"/>
        </w:sectPr>
      </w:pPr>
      <w:bookmarkStart w:colFirst="0" w:colLast="0" w:name="_jws9t1fs8brx"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Meeting Notes Secretary SDMA</w:t>
      </w:r>
      <w:r w:rsidDel="00000000" w:rsidR="00000000" w:rsidRPr="00000000">
        <w:rPr>
          <w:rtl w:val="0"/>
        </w:rPr>
      </w:r>
    </w:p>
    <w:p w:rsidR="00000000" w:rsidDel="00000000" w:rsidP="00000000" w:rsidRDefault="00000000" w:rsidRPr="00000000" w14:paraId="00000149">
      <w:pPr>
        <w:pStyle w:val="Heading2"/>
        <w:rPr>
          <w:rFonts w:ascii="Times New Roman" w:cs="Times New Roman" w:eastAsia="Times New Roman" w:hAnsi="Times New Roman"/>
          <w:sz w:val="24"/>
          <w:szCs w:val="24"/>
        </w:rPr>
      </w:pPr>
      <w:bookmarkStart w:colFirst="0" w:colLast="0" w:name="_o1xib6mkn8kx" w:id="5"/>
      <w:bookmarkEnd w:id="5"/>
      <w:r w:rsidDel="00000000" w:rsidR="00000000" w:rsidRPr="00000000">
        <w:rPr>
          <w:rFonts w:ascii="Times New Roman" w:cs="Times New Roman" w:eastAsia="Times New Roman" w:hAnsi="Times New Roman"/>
          <w:sz w:val="24"/>
          <w:szCs w:val="24"/>
          <w:rtl w:val="0"/>
        </w:rPr>
        <w:t xml:space="preserve">Feb 20, 2026</w:t>
      </w:r>
      <w:r w:rsidDel="00000000" w:rsidR="00000000" w:rsidRPr="00000000">
        <w:rPr>
          <w:rFonts w:ascii="Times New Roman" w:cs="Times New Roman" w:eastAsia="Times New Roman" w:hAnsi="Times New Roman"/>
          <w:sz w:val="24"/>
          <w:szCs w:val="24"/>
          <w:rtl w:val="0"/>
        </w:rPr>
        <w:t xml:space="preserve"> | </w:t>
      </w:r>
      <w:hyperlink r:id="rId9">
        <w:r w:rsidDel="00000000" w:rsidR="00000000" w:rsidRPr="00000000">
          <w:rPr>
            <w:rFonts w:ascii="Times New Roman" w:cs="Times New Roman" w:eastAsia="Times New Roman" w:hAnsi="Times New Roman"/>
            <w:color w:val="0000ee"/>
            <w:sz w:val="24"/>
            <w:szCs w:val="24"/>
            <w:u w:val="single"/>
            <w:rtl w:val="0"/>
          </w:rPr>
          <w:t xml:space="preserve">Meeting: Secretary SDMA</w:t>
        </w:r>
      </w:hyperlink>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Attendees: </w:t>
      </w:r>
      <w:hyperlink r:id="rId10">
        <w:r w:rsidDel="00000000" w:rsidR="00000000" w:rsidRPr="00000000">
          <w:rPr>
            <w:rFonts w:ascii="Times New Roman" w:cs="Times New Roman" w:eastAsia="Times New Roman" w:hAnsi="Times New Roman"/>
            <w:color w:val="0000ee"/>
            <w:sz w:val="24"/>
            <w:szCs w:val="24"/>
            <w:u w:val="single"/>
            <w:rtl w:val="0"/>
          </w:rPr>
          <w:t xml:space="preserve">Trishika Nakkina</w:t>
        </w:r>
      </w:hyperlink>
      <w:r w:rsidDel="00000000" w:rsidR="00000000" w:rsidRPr="00000000">
        <w:rPr>
          <w:rFonts w:ascii="Times New Roman" w:cs="Times New Roman" w:eastAsia="Times New Roman" w:hAnsi="Times New Roman"/>
          <w:sz w:val="24"/>
          <w:szCs w:val="24"/>
          <w:rtl w:val="0"/>
        </w:rPr>
        <w:t xml:space="preserve"> </w:t>
      </w:r>
      <w:hyperlink r:id="rId11">
        <w:r w:rsidDel="00000000" w:rsidR="00000000" w:rsidRPr="00000000">
          <w:rPr>
            <w:rFonts w:ascii="Times New Roman" w:cs="Times New Roman" w:eastAsia="Times New Roman" w:hAnsi="Times New Roman"/>
            <w:color w:val="0000ee"/>
            <w:sz w:val="24"/>
            <w:szCs w:val="24"/>
            <w:u w:val="single"/>
            <w:rtl w:val="0"/>
          </w:rPr>
          <w:t xml:space="preserve">page.lucye@gmail.com</w:t>
        </w:r>
      </w:hyperlink>
      <w:r w:rsidDel="00000000" w:rsidR="00000000" w:rsidRPr="00000000">
        <w:rPr>
          <w:rFonts w:ascii="Times New Roman" w:cs="Times New Roman" w:eastAsia="Times New Roman" w:hAnsi="Times New Roman"/>
          <w:sz w:val="24"/>
          <w:szCs w:val="24"/>
          <w:rtl w:val="0"/>
        </w:rPr>
        <w:t xml:space="preserve"> </w:t>
      </w:r>
      <w:hyperlink r:id="rId12">
        <w:r w:rsidDel="00000000" w:rsidR="00000000" w:rsidRPr="00000000">
          <w:rPr>
            <w:rFonts w:ascii="Times New Roman" w:cs="Times New Roman" w:eastAsia="Times New Roman" w:hAnsi="Times New Roman"/>
            <w:color w:val="0000ee"/>
            <w:sz w:val="24"/>
            <w:szCs w:val="24"/>
            <w:u w:val="single"/>
            <w:rtl w:val="0"/>
          </w:rPr>
          <w:t xml:space="preserve">Anindya Singh</w:t>
        </w:r>
      </w:hyperlink>
      <w:hyperlink r:id="rId13">
        <w:r w:rsidDel="00000000" w:rsidR="00000000" w:rsidRPr="00000000">
          <w:rPr>
            <w:rFonts w:ascii="Times New Roman" w:cs="Times New Roman" w:eastAsia="Times New Roman" w:hAnsi="Times New Roman"/>
            <w:color w:val="0000ee"/>
            <w:sz w:val="24"/>
            <w:szCs w:val="24"/>
            <w:u w:val="single"/>
            <w:rtl w:val="0"/>
          </w:rPr>
          <w:t xml:space="preserve">Leigh Miller</w:t>
        </w:r>
      </w:hyperlink>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commentRangeStart w:id="0"/>
      <w:r w:rsidDel="00000000" w:rsidR="00000000" w:rsidRPr="00000000">
        <w:rPr>
          <w:rtl w:val="0"/>
        </w:rPr>
      </w:r>
    </w:p>
    <w:p w:rsidR="00000000" w:rsidDel="00000000" w:rsidP="00000000" w:rsidRDefault="00000000" w:rsidRPr="00000000" w14:paraId="0000014C">
      <w:pPr>
        <w:pStyle w:val="Heading2"/>
        <w:keepNext w:val="0"/>
        <w:keepLines w:val="0"/>
        <w:spacing w:after="80" w:lineRule="auto"/>
        <w:rPr>
          <w:rFonts w:ascii="Times New Roman" w:cs="Times New Roman" w:eastAsia="Times New Roman" w:hAnsi="Times New Roman"/>
          <w:sz w:val="24"/>
          <w:szCs w:val="24"/>
        </w:rPr>
      </w:pPr>
      <w:bookmarkStart w:colFirst="0" w:colLast="0" w:name="_jl8xsoh94q5a" w:id="6"/>
      <w:bookmarkEnd w:id="6"/>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1. Institutional Overview: State Disaster Management Authority (SDMA)</w:t>
      </w:r>
    </w:p>
    <w:p w:rsidR="00000000" w:rsidDel="00000000" w:rsidP="00000000" w:rsidRDefault="00000000" w:rsidRPr="00000000" w14:paraId="0000014D">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lq3srjwk2fxn" w:id="7"/>
      <w:bookmarkEnd w:id="7"/>
      <w:r w:rsidDel="00000000" w:rsidR="00000000" w:rsidRPr="00000000">
        <w:rPr>
          <w:rFonts w:ascii="Times New Roman" w:cs="Times New Roman" w:eastAsia="Times New Roman" w:hAnsi="Times New Roman"/>
          <w:color w:val="000000"/>
          <w:sz w:val="24"/>
          <w:szCs w:val="24"/>
          <w:rtl w:val="0"/>
        </w:rPr>
        <w:t xml:space="preserve">Structure</w:t>
      </w:r>
    </w:p>
    <w:p w:rsidR="00000000" w:rsidDel="00000000" w:rsidP="00000000" w:rsidRDefault="00000000" w:rsidRPr="00000000" w14:paraId="0000014E">
      <w:pPr>
        <w:numPr>
          <w:ilvl w:val="0"/>
          <w:numId w:val="4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SDMA exists in all states across India.</w:t>
      </w:r>
    </w:p>
    <w:p w:rsidR="00000000" w:rsidDel="00000000" w:rsidP="00000000" w:rsidRDefault="00000000" w:rsidRPr="00000000" w14:paraId="0000014F">
      <w:pPr>
        <w:numPr>
          <w:ilvl w:val="0"/>
          <w:numId w:val="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Chief Minister serves as Chairman.</w:t>
      </w:r>
    </w:p>
    <w:p w:rsidR="00000000" w:rsidDel="00000000" w:rsidP="00000000" w:rsidRDefault="00000000" w:rsidRPr="00000000" w14:paraId="00000150">
      <w:pPr>
        <w:numPr>
          <w:ilvl w:val="0"/>
          <w:numId w:val="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Chief Secretary serves as CEO/Member Secretary.</w:t>
      </w:r>
    </w:p>
    <w:p w:rsidR="00000000" w:rsidDel="00000000" w:rsidP="00000000" w:rsidRDefault="00000000" w:rsidRPr="00000000" w14:paraId="00000151">
      <w:pPr>
        <w:numPr>
          <w:ilvl w:val="0"/>
          <w:numId w:val="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designated officers serve in defined roles.</w:t>
      </w:r>
    </w:p>
    <w:p w:rsidR="00000000" w:rsidDel="00000000" w:rsidP="00000000" w:rsidRDefault="00000000" w:rsidRPr="00000000" w14:paraId="00000152">
      <w:pPr>
        <w:numPr>
          <w:ilvl w:val="0"/>
          <w:numId w:val="4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Authority functions as a statutory body focused on disaster management.</w:t>
      </w:r>
    </w:p>
    <w:p w:rsidR="00000000" w:rsidDel="00000000" w:rsidP="00000000" w:rsidRDefault="00000000" w:rsidRPr="00000000" w14:paraId="00000153">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pkqnlo709k9w" w:id="8"/>
      <w:bookmarkEnd w:id="8"/>
      <w:r w:rsidDel="00000000" w:rsidR="00000000" w:rsidRPr="00000000">
        <w:rPr>
          <w:rFonts w:ascii="Times New Roman" w:cs="Times New Roman" w:eastAsia="Times New Roman" w:hAnsi="Times New Roman"/>
          <w:color w:val="000000"/>
          <w:sz w:val="24"/>
          <w:szCs w:val="24"/>
          <w:rtl w:val="0"/>
        </w:rPr>
        <w:t xml:space="preserve">Current Stage of Institutional Development</w:t>
      </w:r>
    </w:p>
    <w:p w:rsidR="00000000" w:rsidDel="00000000" w:rsidP="00000000" w:rsidRDefault="00000000" w:rsidRPr="00000000" w14:paraId="000001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stated that:</w:t>
      </w:r>
    </w:p>
    <w:p w:rsidR="00000000" w:rsidDel="00000000" w:rsidP="00000000" w:rsidRDefault="00000000" w:rsidRPr="00000000" w14:paraId="00000155">
      <w:pPr>
        <w:numPr>
          <w:ilvl w:val="0"/>
          <w:numId w:val="5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body is relatively recent in its operational maturity.</w:t>
      </w:r>
    </w:p>
    <w:p w:rsidR="00000000" w:rsidDel="00000000" w:rsidP="00000000" w:rsidRDefault="00000000" w:rsidRPr="00000000" w14:paraId="00000156">
      <w:pPr>
        <w:numPr>
          <w:ilvl w:val="0"/>
          <w:numId w:val="5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institution is still evolving.</w:t>
      </w:r>
    </w:p>
    <w:p w:rsidR="00000000" w:rsidDel="00000000" w:rsidP="00000000" w:rsidRDefault="00000000" w:rsidRPr="00000000" w14:paraId="00000157">
      <w:pPr>
        <w:numPr>
          <w:ilvl w:val="0"/>
          <w:numId w:val="5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work has not yet been accomplished in mitigation planning.</w:t>
      </w:r>
    </w:p>
    <w:p w:rsidR="00000000" w:rsidDel="00000000" w:rsidP="00000000" w:rsidRDefault="00000000" w:rsidRPr="00000000" w14:paraId="00000158">
      <w:pPr>
        <w:numPr>
          <w:ilvl w:val="0"/>
          <w:numId w:val="5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to date has been primarily on response rather than prevention.</w:t>
      </w:r>
    </w:p>
    <w:p w:rsidR="00000000" w:rsidDel="00000000" w:rsidP="00000000" w:rsidRDefault="00000000" w:rsidRPr="00000000" w14:paraId="00000159">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rFonts w:ascii="Times New Roman" w:cs="Times New Roman" w:eastAsia="Times New Roman" w:hAnsi="Times New Roman"/>
          <w:sz w:val="24"/>
          <w:szCs w:val="24"/>
        </w:rPr>
      </w:pPr>
      <w:bookmarkStart w:colFirst="0" w:colLast="0" w:name="_itiu9pfk0jie" w:id="9"/>
      <w:bookmarkEnd w:id="9"/>
      <w:r w:rsidDel="00000000" w:rsidR="00000000" w:rsidRPr="00000000">
        <w:rPr>
          <w:rFonts w:ascii="Times New Roman" w:cs="Times New Roman" w:eastAsia="Times New Roman" w:hAnsi="Times New Roman"/>
          <w:sz w:val="24"/>
          <w:szCs w:val="24"/>
          <w:rtl w:val="0"/>
        </w:rPr>
        <w:t xml:space="preserve">2. Current Functional Focus of SDMA</w:t>
      </w:r>
    </w:p>
    <w:p w:rsidR="00000000" w:rsidDel="00000000" w:rsidP="00000000" w:rsidRDefault="00000000" w:rsidRPr="00000000" w14:paraId="0000015B">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2zrguswgh6rz" w:id="10"/>
      <w:bookmarkEnd w:id="10"/>
      <w:r w:rsidDel="00000000" w:rsidR="00000000" w:rsidRPr="00000000">
        <w:rPr>
          <w:rFonts w:ascii="Times New Roman" w:cs="Times New Roman" w:eastAsia="Times New Roman" w:hAnsi="Times New Roman"/>
          <w:color w:val="000000"/>
          <w:sz w:val="24"/>
          <w:szCs w:val="24"/>
          <w:rtl w:val="0"/>
        </w:rPr>
        <w:t xml:space="preserve">Disaster Response</w:t>
      </w:r>
    </w:p>
    <w:p w:rsidR="00000000" w:rsidDel="00000000" w:rsidP="00000000" w:rsidRDefault="00000000" w:rsidRPr="00000000" w14:paraId="000001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operational focus:</w:t>
      </w:r>
    </w:p>
    <w:p w:rsidR="00000000" w:rsidDel="00000000" w:rsidP="00000000" w:rsidRDefault="00000000" w:rsidRPr="00000000" w14:paraId="0000015D">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Responding to disasters such as landslides, earthquakes, floods.</w:t>
      </w:r>
    </w:p>
    <w:p w:rsidR="00000000" w:rsidDel="00000000" w:rsidP="00000000" w:rsidRDefault="00000000" w:rsidRPr="00000000" w14:paraId="0000015E">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Activation of:</w:t>
      </w:r>
    </w:p>
    <w:p w:rsidR="00000000" w:rsidDel="00000000" w:rsidP="00000000" w:rsidRDefault="00000000" w:rsidRPr="00000000" w14:paraId="0000015F">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Disaster Response Force</w:t>
      </w:r>
    </w:p>
    <w:p w:rsidR="00000000" w:rsidDel="00000000" w:rsidP="00000000" w:rsidRDefault="00000000" w:rsidRPr="00000000" w14:paraId="00000160">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Civil Defence</w:t>
      </w:r>
    </w:p>
    <w:p w:rsidR="00000000" w:rsidDel="00000000" w:rsidP="00000000" w:rsidRDefault="00000000" w:rsidRPr="00000000" w14:paraId="00000161">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Guards</w:t>
      </w:r>
    </w:p>
    <w:p w:rsidR="00000000" w:rsidDel="00000000" w:rsidP="00000000" w:rsidRDefault="00000000" w:rsidRPr="00000000" w14:paraId="00000162">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Requisitioning Army support when required</w:t>
      </w:r>
    </w:p>
    <w:p w:rsidR="00000000" w:rsidDel="00000000" w:rsidP="00000000" w:rsidRDefault="00000000" w:rsidRPr="00000000" w14:paraId="000001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institution reports being comparatively strong in response capacity.</w:t>
      </w:r>
    </w:p>
    <w:p w:rsidR="00000000" w:rsidDel="00000000" w:rsidP="00000000" w:rsidRDefault="00000000" w:rsidRPr="00000000" w14:paraId="000001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 Toward Mitigation</w:t>
      </w:r>
    </w:p>
    <w:p w:rsidR="00000000" w:rsidDel="00000000" w:rsidP="00000000" w:rsidRDefault="00000000" w:rsidRPr="00000000" w14:paraId="000001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developments:</w:t>
      </w:r>
    </w:p>
    <w:p w:rsidR="00000000" w:rsidDel="00000000" w:rsidP="00000000" w:rsidRDefault="00000000" w:rsidRPr="00000000" w14:paraId="00000166">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of India has directed states to develop mitigation strategies.</w:t>
      </w:r>
    </w:p>
    <w:p w:rsidR="00000000" w:rsidDel="00000000" w:rsidP="00000000" w:rsidRDefault="00000000" w:rsidRPr="00000000" w14:paraId="00000167">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States are encouraged to propose:</w:t>
      </w:r>
    </w:p>
    <w:p w:rsidR="00000000" w:rsidDel="00000000" w:rsidP="00000000" w:rsidRDefault="00000000" w:rsidRPr="00000000" w14:paraId="00000168">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warning systems</w:t>
      </w:r>
    </w:p>
    <w:p w:rsidR="00000000" w:rsidDel="00000000" w:rsidP="00000000" w:rsidRDefault="00000000" w:rsidRPr="00000000" w14:paraId="00000169">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Nature-based solutions</w:t>
      </w:r>
    </w:p>
    <w:p w:rsidR="00000000" w:rsidDel="00000000" w:rsidP="00000000" w:rsidRDefault="00000000" w:rsidRPr="00000000" w14:paraId="0000016A">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mitigation measures</w:t>
      </w:r>
    </w:p>
    <w:p w:rsidR="00000000" w:rsidDel="00000000" w:rsidP="00000000" w:rsidRDefault="00000000" w:rsidRPr="00000000" w14:paraId="0000016B">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Preparedness frameworks</w:t>
      </w:r>
    </w:p>
    <w:p w:rsidR="00000000" w:rsidDel="00000000" w:rsidP="00000000" w:rsidRDefault="00000000" w:rsidRPr="00000000" w14:paraId="000001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w:t>
      </w:r>
    </w:p>
    <w:p w:rsidR="00000000" w:rsidDel="00000000" w:rsidP="00000000" w:rsidRDefault="00000000" w:rsidRPr="00000000" w14:paraId="0000016D">
      <w:pPr>
        <w:numPr>
          <w:ilvl w:val="0"/>
          <w:numId w:val="5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capacity remains limited.</w:t>
      </w:r>
    </w:p>
    <w:p w:rsidR="00000000" w:rsidDel="00000000" w:rsidP="00000000" w:rsidRDefault="00000000" w:rsidRPr="00000000" w14:paraId="0000016E">
      <w:pPr>
        <w:numPr>
          <w:ilvl w:val="0"/>
          <w:numId w:val="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Earthquake risk mitigation planning is still in the exploratory phase.</w:t>
      </w:r>
    </w:p>
    <w:p w:rsidR="00000000" w:rsidDel="00000000" w:rsidP="00000000" w:rsidRDefault="00000000" w:rsidRPr="00000000" w14:paraId="0000016F">
      <w:pPr>
        <w:numPr>
          <w:ilvl w:val="0"/>
          <w:numId w:val="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Meghalaya falls under Zone VI (high earthquake risk zone).</w:t>
      </w:r>
    </w:p>
    <w:p w:rsidR="00000000" w:rsidDel="00000000" w:rsidP="00000000" w:rsidRDefault="00000000" w:rsidRPr="00000000" w14:paraId="00000170">
      <w:pPr>
        <w:numPr>
          <w:ilvl w:val="0"/>
          <w:numId w:val="5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Collaboration with research institutions is being explored.</w:t>
      </w:r>
    </w:p>
    <w:p w:rsidR="00000000" w:rsidDel="00000000" w:rsidP="00000000" w:rsidRDefault="00000000" w:rsidRPr="00000000" w14:paraId="0000017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Capacity Building &amp; Preparedness Initiatives</w:t>
      </w:r>
    </w:p>
    <w:p w:rsidR="00000000" w:rsidDel="00000000" w:rsidP="00000000" w:rsidRDefault="00000000" w:rsidRPr="00000000" w14:paraId="000001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SDMA also undertakes:</w:t>
      </w:r>
    </w:p>
    <w:p w:rsidR="00000000" w:rsidDel="00000000" w:rsidP="00000000" w:rsidRDefault="00000000" w:rsidRPr="00000000" w14:paraId="00000173">
      <w:pPr>
        <w:numPr>
          <w:ilvl w:val="0"/>
          <w:numId w:val="6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Disaster management plans at village level.</w:t>
      </w:r>
    </w:p>
    <w:p w:rsidR="00000000" w:rsidDel="00000000" w:rsidP="00000000" w:rsidRDefault="00000000" w:rsidRPr="00000000" w14:paraId="00000174">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Disaster management plans at school level.</w:t>
      </w:r>
    </w:p>
    <w:p w:rsidR="00000000" w:rsidDel="00000000" w:rsidP="00000000" w:rsidRDefault="00000000" w:rsidRPr="00000000" w14:paraId="00000175">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Awareness generation.</w:t>
      </w:r>
    </w:p>
    <w:p w:rsidR="00000000" w:rsidDel="00000000" w:rsidP="00000000" w:rsidRDefault="00000000" w:rsidRPr="00000000" w14:paraId="00000176">
      <w:pPr>
        <w:numPr>
          <w:ilvl w:val="0"/>
          <w:numId w:val="6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Capacity building exercises.</w:t>
      </w:r>
    </w:p>
    <w:p w:rsidR="00000000" w:rsidDel="00000000" w:rsidP="00000000" w:rsidRDefault="00000000" w:rsidRPr="00000000" w14:paraId="000001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mitigation-focused planning remains limited.</w:t>
      </w:r>
    </w:p>
    <w:p w:rsidR="00000000" w:rsidDel="00000000" w:rsidP="00000000" w:rsidRDefault="00000000" w:rsidRPr="00000000" w14:paraId="000001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9">
      <w:pPr>
        <w:pStyle w:val="Heading2"/>
        <w:keepNext w:val="0"/>
        <w:keepLines w:val="0"/>
        <w:spacing w:after="80" w:lineRule="auto"/>
        <w:rPr>
          <w:rFonts w:ascii="Times New Roman" w:cs="Times New Roman" w:eastAsia="Times New Roman" w:hAnsi="Times New Roman"/>
          <w:sz w:val="24"/>
          <w:szCs w:val="24"/>
        </w:rPr>
      </w:pPr>
      <w:bookmarkStart w:colFirst="0" w:colLast="0" w:name="_mk86cgldt843" w:id="11"/>
      <w:bookmarkEnd w:id="11"/>
      <w:r w:rsidDel="00000000" w:rsidR="00000000" w:rsidRPr="00000000">
        <w:rPr>
          <w:rFonts w:ascii="Times New Roman" w:cs="Times New Roman" w:eastAsia="Times New Roman" w:hAnsi="Times New Roman"/>
          <w:sz w:val="24"/>
          <w:szCs w:val="24"/>
          <w:rtl w:val="0"/>
        </w:rPr>
        <w:t xml:space="preserve">4. Existing Decision-Making Process</w:t>
      </w:r>
    </w:p>
    <w:p w:rsidR="00000000" w:rsidDel="00000000" w:rsidP="00000000" w:rsidRDefault="00000000" w:rsidRPr="00000000" w14:paraId="0000017A">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gwfz1rimm7fr" w:id="12"/>
      <w:bookmarkEnd w:id="12"/>
      <w:r w:rsidDel="00000000" w:rsidR="00000000" w:rsidRPr="00000000">
        <w:rPr>
          <w:rFonts w:ascii="Times New Roman" w:cs="Times New Roman" w:eastAsia="Times New Roman" w:hAnsi="Times New Roman"/>
          <w:color w:val="000000"/>
          <w:sz w:val="24"/>
          <w:szCs w:val="24"/>
          <w:rtl w:val="0"/>
        </w:rPr>
        <w:t xml:space="preserve">Vulnerability Assessment</w:t>
      </w:r>
    </w:p>
    <w:p w:rsidR="00000000" w:rsidDel="00000000" w:rsidP="00000000" w:rsidRDefault="00000000" w:rsidRPr="00000000" w14:paraId="000001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Decision-making currently relies on:</w:t>
      </w:r>
    </w:p>
    <w:p w:rsidR="00000000" w:rsidDel="00000000" w:rsidP="00000000" w:rsidRDefault="00000000" w:rsidRPr="00000000" w14:paraId="0000017C">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 disaster data (loss of life, infrastructure damage).</w:t>
      </w:r>
    </w:p>
    <w:p w:rsidR="00000000" w:rsidDel="00000000" w:rsidP="00000000" w:rsidRDefault="00000000" w:rsidRPr="00000000" w14:paraId="0000017D">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 vulnerability.</w:t>
      </w:r>
    </w:p>
    <w:p w:rsidR="00000000" w:rsidDel="00000000" w:rsidP="00000000" w:rsidRDefault="00000000" w:rsidRPr="00000000" w14:paraId="0000017E">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Settlement location data.</w:t>
      </w:r>
    </w:p>
    <w:p w:rsidR="00000000" w:rsidDel="00000000" w:rsidP="00000000" w:rsidRDefault="00000000" w:rsidRPr="00000000" w14:paraId="0000017F">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cyclone and flood patterns.</w:t>
      </w:r>
    </w:p>
    <w:p w:rsidR="00000000" w:rsidDel="00000000" w:rsidP="00000000" w:rsidRDefault="00000000" w:rsidRPr="00000000" w14:paraId="00000180">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Lightning fatalities (8–9 annually; significant given population of 30 lakhs).</w:t>
      </w:r>
    </w:p>
    <w:p w:rsidR="00000000" w:rsidDel="00000000" w:rsidP="00000000" w:rsidRDefault="00000000" w:rsidRPr="00000000" w14:paraId="00000181">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District-level proposals.</w:t>
      </w:r>
    </w:p>
    <w:p w:rsidR="00000000" w:rsidDel="00000000" w:rsidP="00000000" w:rsidRDefault="00000000" w:rsidRPr="00000000" w14:paraId="000001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Flood-prone region:</w:t>
      </w:r>
    </w:p>
    <w:p w:rsidR="00000000" w:rsidDel="00000000" w:rsidP="00000000" w:rsidRDefault="00000000" w:rsidRPr="00000000" w14:paraId="00000183">
      <w:pPr>
        <w:numPr>
          <w:ilvl w:val="0"/>
          <w:numId w:val="35"/>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Western Meghalaya (Garo Hills region).</w:t>
      </w:r>
    </w:p>
    <w:p w:rsidR="00000000" w:rsidDel="00000000" w:rsidP="00000000" w:rsidRDefault="00000000" w:rsidRPr="00000000" w14:paraId="000001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Landslides:</w:t>
      </w:r>
    </w:p>
    <w:p w:rsidR="00000000" w:rsidDel="00000000" w:rsidP="00000000" w:rsidRDefault="00000000" w:rsidRPr="00000000" w14:paraId="00000185">
      <w:pPr>
        <w:numPr>
          <w:ilvl w:val="0"/>
          <w:numId w:val="5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region-specific.</w:t>
      </w:r>
    </w:p>
    <w:p w:rsidR="00000000" w:rsidDel="00000000" w:rsidP="00000000" w:rsidRDefault="00000000" w:rsidRPr="00000000" w14:paraId="00000186">
      <w:pPr>
        <w:numPr>
          <w:ilvl w:val="0"/>
          <w:numId w:val="5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Triggered by rainfall, road construction, soil types.</w:t>
      </w:r>
    </w:p>
    <w:p w:rsidR="00000000" w:rsidDel="00000000" w:rsidP="00000000" w:rsidRDefault="00000000" w:rsidRPr="00000000" w14:paraId="0000018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Sources Mentioned</w:t>
      </w:r>
    </w:p>
    <w:p w:rsidR="00000000" w:rsidDel="00000000" w:rsidP="00000000" w:rsidRDefault="00000000" w:rsidRPr="00000000" w14:paraId="000001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currently available through:</w:t>
      </w:r>
    </w:p>
    <w:p w:rsidR="00000000" w:rsidDel="00000000" w:rsidP="00000000" w:rsidRDefault="00000000" w:rsidRPr="00000000" w14:paraId="00000189">
      <w:pPr>
        <w:numPr>
          <w:ilvl w:val="0"/>
          <w:numId w:val="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Indian Meteorological Department (IMD) – 10-day weather forecasts.</w:t>
      </w:r>
    </w:p>
    <w:p w:rsidR="00000000" w:rsidDel="00000000" w:rsidP="00000000" w:rsidRDefault="00000000" w:rsidRPr="00000000" w14:paraId="0000018A">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NASA-supported HRVA (Hazard Risk Vulnerability Assessment).</w:t>
      </w:r>
    </w:p>
    <w:p w:rsidR="00000000" w:rsidDel="00000000" w:rsidP="00000000" w:rsidRDefault="00000000" w:rsidRPr="00000000" w14:paraId="0000018B">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Water Informatics Center (in development; floodplain mapping).</w:t>
      </w:r>
    </w:p>
    <w:p w:rsidR="00000000" w:rsidDel="00000000" w:rsidP="00000000" w:rsidRDefault="00000000" w:rsidRPr="00000000" w14:paraId="0000018C">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Resources Department – flood data.</w:t>
      </w:r>
    </w:p>
    <w:p w:rsidR="00000000" w:rsidDel="00000000" w:rsidP="00000000" w:rsidRDefault="00000000" w:rsidRPr="00000000" w14:paraId="0000018D">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Geological Survey of India (GSI) – partial landslide data.</w:t>
      </w:r>
    </w:p>
    <w:p w:rsidR="00000000" w:rsidDel="00000000" w:rsidP="00000000" w:rsidRDefault="00000000" w:rsidRPr="00000000" w14:paraId="0000018E">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Satellite imagery (10–15 years historical data).</w:t>
      </w:r>
    </w:p>
    <w:p w:rsidR="00000000" w:rsidDel="00000000" w:rsidP="00000000" w:rsidRDefault="00000000" w:rsidRPr="00000000" w14:paraId="0000018F">
      <w:pPr>
        <w:numPr>
          <w:ilvl w:val="0"/>
          <w:numId w:val="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Village-level vulnerability assessments (partial).</w:t>
      </w:r>
    </w:p>
    <w:p w:rsidR="00000000" w:rsidDel="00000000" w:rsidP="00000000" w:rsidRDefault="00000000" w:rsidRPr="00000000" w14:paraId="000001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Challenge:</w:t>
      </w:r>
    </w:p>
    <w:p w:rsidR="00000000" w:rsidDel="00000000" w:rsidP="00000000" w:rsidRDefault="00000000" w:rsidRPr="00000000" w14:paraId="000001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exists but is fragmented and not integrated.</w:t>
      </w:r>
    </w:p>
    <w:p w:rsidR="00000000" w:rsidDel="00000000" w:rsidP="00000000" w:rsidRDefault="00000000" w:rsidRPr="00000000" w14:paraId="000001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Key Challenges Identified</w:t>
      </w:r>
    </w:p>
    <w:p w:rsidR="00000000" w:rsidDel="00000000" w:rsidP="00000000" w:rsidRDefault="00000000" w:rsidRPr="00000000" w14:paraId="00000193">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pz5cggxpjl9d" w:id="13"/>
      <w:bookmarkEnd w:id="13"/>
      <w:r w:rsidDel="00000000" w:rsidR="00000000" w:rsidRPr="00000000">
        <w:rPr>
          <w:rFonts w:ascii="Times New Roman" w:cs="Times New Roman" w:eastAsia="Times New Roman" w:hAnsi="Times New Roman"/>
          <w:color w:val="000000"/>
          <w:sz w:val="24"/>
          <w:szCs w:val="24"/>
          <w:rtl w:val="0"/>
        </w:rPr>
        <w:t xml:space="preserve">Fragmented Data</w:t>
      </w:r>
    </w:p>
    <w:p w:rsidR="00000000" w:rsidDel="00000000" w:rsidP="00000000" w:rsidRDefault="00000000" w:rsidRPr="00000000" w14:paraId="00000194">
      <w:pPr>
        <w:numPr>
          <w:ilvl w:val="0"/>
          <w:numId w:val="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departments hold separate datasets.</w:t>
      </w:r>
    </w:p>
    <w:p w:rsidR="00000000" w:rsidDel="00000000" w:rsidP="00000000" w:rsidRDefault="00000000" w:rsidRPr="00000000" w14:paraId="00000195">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unified platform.</w:t>
      </w:r>
    </w:p>
    <w:p w:rsidR="00000000" w:rsidDel="00000000" w:rsidP="00000000" w:rsidRDefault="00000000" w:rsidRPr="00000000" w14:paraId="00000196">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transformation layer to make datasets interoperable.</w:t>
      </w:r>
    </w:p>
    <w:p w:rsidR="00000000" w:rsidDel="00000000" w:rsidP="00000000" w:rsidRDefault="00000000" w:rsidRPr="00000000" w14:paraId="00000197">
      <w:pPr>
        <w:numPr>
          <w:ilvl w:val="0"/>
          <w:numId w:val="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technical capacity to utilize existing data effectively.</w:t>
      </w:r>
    </w:p>
    <w:p w:rsidR="00000000" w:rsidDel="00000000" w:rsidP="00000000" w:rsidRDefault="00000000" w:rsidRPr="00000000" w14:paraId="0000019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Coordination Bottlenecks</w:t>
      </w:r>
    </w:p>
    <w:p w:rsidR="00000000" w:rsidDel="00000000" w:rsidP="00000000" w:rsidRDefault="00000000" w:rsidRPr="00000000" w14:paraId="00000199">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Districts submit proposals.</w:t>
      </w:r>
    </w:p>
    <w:p w:rsidR="00000000" w:rsidDel="00000000" w:rsidP="00000000" w:rsidRDefault="00000000" w:rsidRPr="00000000" w14:paraId="0000019A">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institutions are consulted later.</w:t>
      </w:r>
    </w:p>
    <w:p w:rsidR="00000000" w:rsidDel="00000000" w:rsidP="00000000" w:rsidRDefault="00000000" w:rsidRPr="00000000" w14:paraId="0000019B">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Proposals go through multiple rounds of modification.</w:t>
      </w:r>
    </w:p>
    <w:p w:rsidR="00000000" w:rsidDel="00000000" w:rsidP="00000000" w:rsidRDefault="00000000" w:rsidRPr="00000000" w14:paraId="0000019C">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is lengthy and inefficient.</w:t>
      </w:r>
    </w:p>
    <w:p w:rsidR="00000000" w:rsidDel="00000000" w:rsidP="00000000" w:rsidRDefault="00000000" w:rsidRPr="00000000" w14:paraId="0000019D">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Districts often do not consult experts before submission.</w:t>
      </w:r>
    </w:p>
    <w:p w:rsidR="00000000" w:rsidDel="00000000" w:rsidP="00000000" w:rsidRDefault="00000000" w:rsidRPr="00000000" w14:paraId="000001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Capacity varies by district:</w:t>
      </w:r>
    </w:p>
    <w:p w:rsidR="00000000" w:rsidDel="00000000" w:rsidP="00000000" w:rsidRDefault="00000000" w:rsidRPr="00000000" w14:paraId="0000019F">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Districts near IIT Guwahati or Sohra can coordinate better.</w:t>
      </w:r>
    </w:p>
    <w:p w:rsidR="00000000" w:rsidDel="00000000" w:rsidP="00000000" w:rsidRDefault="00000000" w:rsidRPr="00000000" w14:paraId="000001A0">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Remote districts depend heavily on state-level coordination.</w:t>
      </w:r>
    </w:p>
    <w:p w:rsidR="00000000" w:rsidDel="00000000" w:rsidP="00000000" w:rsidRDefault="00000000" w:rsidRPr="00000000" w14:paraId="000001A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Influence</w:t>
      </w:r>
    </w:p>
    <w:p w:rsidR="00000000" w:rsidDel="00000000" w:rsidP="00000000" w:rsidRDefault="00000000" w:rsidRPr="00000000" w14:paraId="000001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explicitly acknowledged:</w:t>
      </w:r>
    </w:p>
    <w:p w:rsidR="00000000" w:rsidDel="00000000" w:rsidP="00000000" w:rsidRDefault="00000000" w:rsidRPr="00000000" w14:paraId="000001A3">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pressure sometimes influences prioritization.</w:t>
      </w:r>
    </w:p>
    <w:p w:rsidR="00000000" w:rsidDel="00000000" w:rsidP="00000000" w:rsidRDefault="00000000" w:rsidRPr="00000000" w14:paraId="000001A4">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Proposals from politically influential districts receive emphasis.</w:t>
      </w:r>
    </w:p>
    <w:p w:rsidR="00000000" w:rsidDel="00000000" w:rsidP="00000000" w:rsidRDefault="00000000" w:rsidRPr="00000000" w14:paraId="000001A5">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Efforts are made to maintain objectivity using criteria.</w:t>
      </w:r>
    </w:p>
    <w:p w:rsidR="00000000" w:rsidDel="00000000" w:rsidP="00000000" w:rsidRDefault="00000000" w:rsidRPr="00000000" w14:paraId="000001A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Objective Prioritization Framework</w:t>
      </w:r>
    </w:p>
    <w:p w:rsidR="00000000" w:rsidDel="00000000" w:rsidP="00000000" w:rsidRDefault="00000000" w:rsidRPr="00000000" w14:paraId="000001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criteria discussed for prioritization:</w:t>
      </w:r>
    </w:p>
    <w:p w:rsidR="00000000" w:rsidDel="00000000" w:rsidP="00000000" w:rsidRDefault="00000000" w:rsidRPr="00000000" w14:paraId="000001A8">
      <w:pPr>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 instances of disaster.</w:t>
      </w:r>
    </w:p>
    <w:p w:rsidR="00000000" w:rsidDel="00000000" w:rsidP="00000000" w:rsidRDefault="00000000" w:rsidRPr="00000000" w14:paraId="000001A9">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 exposure.</w:t>
      </w:r>
    </w:p>
    <w:p w:rsidR="00000000" w:rsidDel="00000000" w:rsidP="00000000" w:rsidRDefault="00000000" w:rsidRPr="00000000" w14:paraId="000001AA">
      <w:pPr>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Damage/loss metrics.</w:t>
      </w:r>
    </w:p>
    <w:p w:rsidR="00000000" w:rsidDel="00000000" w:rsidP="00000000" w:rsidRDefault="00000000" w:rsidRPr="00000000" w14:paraId="000001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w:t>
      </w:r>
    </w:p>
    <w:p w:rsidR="00000000" w:rsidDel="00000000" w:rsidP="00000000" w:rsidRDefault="00000000" w:rsidRPr="00000000" w14:paraId="000001AC">
      <w:pPr>
        <w:numPr>
          <w:ilvl w:val="0"/>
          <w:numId w:val="3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Criteria not finalized.</w:t>
      </w:r>
    </w:p>
    <w:p w:rsidR="00000000" w:rsidDel="00000000" w:rsidP="00000000" w:rsidRDefault="00000000" w:rsidRPr="00000000" w14:paraId="000001AD">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under deliberation.</w:t>
      </w:r>
    </w:p>
    <w:p w:rsidR="00000000" w:rsidDel="00000000" w:rsidP="00000000" w:rsidRDefault="00000000" w:rsidRPr="00000000" w14:paraId="000001AE">
      <w:pPr>
        <w:numPr>
          <w:ilvl w:val="0"/>
          <w:numId w:val="3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standardized scoring mechanism.</w:t>
      </w:r>
    </w:p>
    <w:p w:rsidR="00000000" w:rsidDel="00000000" w:rsidP="00000000" w:rsidRDefault="00000000" w:rsidRPr="00000000" w14:paraId="000001A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Mitigation Strategy Knowledge</w:t>
      </w:r>
    </w:p>
    <w:p w:rsidR="00000000" w:rsidDel="00000000" w:rsidP="00000000" w:rsidRDefault="00000000" w:rsidRPr="00000000" w14:paraId="000001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statements:</w:t>
      </w:r>
    </w:p>
    <w:p w:rsidR="00000000" w:rsidDel="00000000" w:rsidP="00000000" w:rsidRDefault="00000000" w:rsidRPr="00000000" w14:paraId="000001B1">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data but don’t know how to use it.”</w:t>
      </w:r>
    </w:p>
    <w:p w:rsidR="00000000" w:rsidDel="00000000" w:rsidP="00000000" w:rsidRDefault="00000000" w:rsidRPr="00000000" w14:paraId="000001B2">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know what options we have.”</w:t>
      </w:r>
    </w:p>
    <w:p w:rsidR="00000000" w:rsidDel="00000000" w:rsidP="00000000" w:rsidRDefault="00000000" w:rsidRPr="00000000" w14:paraId="000001B3">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Nature-based solutions are in research stage.</w:t>
      </w:r>
    </w:p>
    <w:p w:rsidR="00000000" w:rsidDel="00000000" w:rsidP="00000000" w:rsidRDefault="00000000" w:rsidRPr="00000000" w14:paraId="000001B4">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Proposals tend to be infrastructure-heavy and capital-intensive.</w:t>
      </w:r>
    </w:p>
    <w:p w:rsidR="00000000" w:rsidDel="00000000" w:rsidP="00000000" w:rsidRDefault="00000000" w:rsidRPr="00000000" w14:paraId="000001B5">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clarity on ROI of interventions.</w:t>
      </w:r>
    </w:p>
    <w:p w:rsidR="00000000" w:rsidDel="00000000" w:rsidP="00000000" w:rsidRDefault="00000000" w:rsidRPr="00000000" w14:paraId="000001B6">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understanding of long-term cost-benefit tradeoffs.</w:t>
      </w:r>
    </w:p>
    <w:p w:rsidR="00000000" w:rsidDel="00000000" w:rsidP="00000000" w:rsidRDefault="00000000" w:rsidRPr="00000000" w14:paraId="000001B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Specific Disaster Concerns</w:t>
      </w:r>
    </w:p>
    <w:p w:rsidR="00000000" w:rsidDel="00000000" w:rsidP="00000000" w:rsidRDefault="00000000" w:rsidRPr="00000000" w14:paraId="000001B8">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443zb2n912io" w:id="14"/>
      <w:bookmarkEnd w:id="14"/>
      <w:r w:rsidDel="00000000" w:rsidR="00000000" w:rsidRPr="00000000">
        <w:rPr>
          <w:rFonts w:ascii="Times New Roman" w:cs="Times New Roman" w:eastAsia="Times New Roman" w:hAnsi="Times New Roman"/>
          <w:color w:val="000000"/>
          <w:sz w:val="24"/>
          <w:szCs w:val="24"/>
          <w:rtl w:val="0"/>
        </w:rPr>
        <w:t xml:space="preserve">Floods</w:t>
      </w:r>
    </w:p>
    <w:p w:rsidR="00000000" w:rsidDel="00000000" w:rsidP="00000000" w:rsidRDefault="00000000" w:rsidRPr="00000000" w14:paraId="000001B9">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Predominantly western region.</w:t>
      </w:r>
    </w:p>
    <w:p w:rsidR="00000000" w:rsidDel="00000000" w:rsidP="00000000" w:rsidRDefault="00000000" w:rsidRPr="00000000" w14:paraId="000001BA">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Crop damage.</w:t>
      </w:r>
    </w:p>
    <w:p w:rsidR="00000000" w:rsidDel="00000000" w:rsidP="00000000" w:rsidRDefault="00000000" w:rsidRPr="00000000" w14:paraId="000001BB">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 losses.</w:t>
      </w:r>
    </w:p>
    <w:p w:rsidR="00000000" w:rsidDel="00000000" w:rsidP="00000000" w:rsidRDefault="00000000" w:rsidRPr="00000000" w14:paraId="000001BC">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Embankment proposals under review.</w:t>
      </w:r>
    </w:p>
    <w:p w:rsidR="00000000" w:rsidDel="00000000" w:rsidP="00000000" w:rsidRDefault="00000000" w:rsidRPr="00000000" w14:paraId="000001BD">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ucgj5m37qglz" w:id="15"/>
      <w:bookmarkEnd w:id="15"/>
      <w:r w:rsidDel="00000000" w:rsidR="00000000" w:rsidRPr="00000000">
        <w:rPr>
          <w:rFonts w:ascii="Times New Roman" w:cs="Times New Roman" w:eastAsia="Times New Roman" w:hAnsi="Times New Roman"/>
          <w:color w:val="000000"/>
          <w:sz w:val="24"/>
          <w:szCs w:val="24"/>
          <w:rtl w:val="0"/>
        </w:rPr>
        <w:t xml:space="preserve">Landslides</w:t>
      </w:r>
    </w:p>
    <w:p w:rsidR="00000000" w:rsidDel="00000000" w:rsidP="00000000" w:rsidRDefault="00000000" w:rsidRPr="00000000" w14:paraId="000001BE">
      <w:pPr>
        <w:numPr>
          <w:ilvl w:val="0"/>
          <w:numId w:val="6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triggers (rainfall, road construction).</w:t>
      </w:r>
    </w:p>
    <w:p w:rsidR="00000000" w:rsidDel="00000000" w:rsidP="00000000" w:rsidRDefault="00000000" w:rsidRPr="00000000" w14:paraId="000001BF">
      <w:pPr>
        <w:numPr>
          <w:ilvl w:val="0"/>
          <w:numId w:val="6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Highway closures.</w:t>
      </w:r>
    </w:p>
    <w:p w:rsidR="00000000" w:rsidDel="00000000" w:rsidP="00000000" w:rsidRDefault="00000000" w:rsidRPr="00000000" w14:paraId="000001C0">
      <w:pPr>
        <w:numPr>
          <w:ilvl w:val="0"/>
          <w:numId w:val="6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Tourism disruption.</w:t>
      </w:r>
    </w:p>
    <w:p w:rsidR="00000000" w:rsidDel="00000000" w:rsidP="00000000" w:rsidRDefault="00000000" w:rsidRPr="00000000" w14:paraId="000001C1">
      <w:pPr>
        <w:numPr>
          <w:ilvl w:val="0"/>
          <w:numId w:val="6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 impact significant.</w:t>
      </w:r>
    </w:p>
    <w:p w:rsidR="00000000" w:rsidDel="00000000" w:rsidP="00000000" w:rsidRDefault="00000000" w:rsidRPr="00000000" w14:paraId="000001C2">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gp8onzmabxav" w:id="16"/>
      <w:bookmarkEnd w:id="16"/>
      <w:r w:rsidDel="00000000" w:rsidR="00000000" w:rsidRPr="00000000">
        <w:rPr>
          <w:rFonts w:ascii="Times New Roman" w:cs="Times New Roman" w:eastAsia="Times New Roman" w:hAnsi="Times New Roman"/>
          <w:color w:val="000000"/>
          <w:sz w:val="24"/>
          <w:szCs w:val="24"/>
          <w:rtl w:val="0"/>
        </w:rPr>
        <w:t xml:space="preserve">Lightning</w:t>
      </w:r>
    </w:p>
    <w:p w:rsidR="00000000" w:rsidDel="00000000" w:rsidP="00000000" w:rsidRDefault="00000000" w:rsidRPr="00000000" w14:paraId="000001C3">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cause of fatalities.</w:t>
      </w:r>
    </w:p>
    <w:p w:rsidR="00000000" w:rsidDel="00000000" w:rsidP="00000000" w:rsidRDefault="00000000" w:rsidRPr="00000000" w14:paraId="000001C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 disproportionately affected.</w:t>
      </w:r>
    </w:p>
    <w:p w:rsidR="00000000" w:rsidDel="00000000" w:rsidP="00000000" w:rsidRDefault="00000000" w:rsidRPr="00000000" w14:paraId="000001C5">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Awareness seen as key mitigation tool.</w:t>
      </w:r>
    </w:p>
    <w:p w:rsidR="00000000" w:rsidDel="00000000" w:rsidP="00000000" w:rsidRDefault="00000000" w:rsidRPr="00000000" w14:paraId="000001C6">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pes8hly45cih" w:id="17"/>
      <w:bookmarkEnd w:id="17"/>
      <w:r w:rsidDel="00000000" w:rsidR="00000000" w:rsidRPr="00000000">
        <w:rPr>
          <w:rFonts w:ascii="Times New Roman" w:cs="Times New Roman" w:eastAsia="Times New Roman" w:hAnsi="Times New Roman"/>
          <w:color w:val="000000"/>
          <w:sz w:val="24"/>
          <w:szCs w:val="24"/>
          <w:rtl w:val="0"/>
        </w:rPr>
        <w:t xml:space="preserve">Drought (Emerging)</w:t>
      </w:r>
    </w:p>
    <w:p w:rsidR="00000000" w:rsidDel="00000000" w:rsidP="00000000" w:rsidRDefault="00000000" w:rsidRPr="00000000" w14:paraId="000001C7">
      <w:pPr>
        <w:numPr>
          <w:ilvl w:val="0"/>
          <w:numId w:val="4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Observed in some regions despite Meghalaya being high-rainfall state.</w:t>
      </w:r>
    </w:p>
    <w:p w:rsidR="00000000" w:rsidDel="00000000" w:rsidP="00000000" w:rsidRDefault="00000000" w:rsidRPr="00000000" w14:paraId="000001C8">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preparedness existed.</w:t>
      </w:r>
    </w:p>
    <w:p w:rsidR="00000000" w:rsidDel="00000000" w:rsidP="00000000" w:rsidRDefault="00000000" w:rsidRPr="00000000" w14:paraId="000001C9">
      <w:pPr>
        <w:numPr>
          <w:ilvl w:val="0"/>
          <w:numId w:val="4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Relief provided post-facto.</w:t>
      </w:r>
    </w:p>
    <w:p w:rsidR="00000000" w:rsidDel="00000000" w:rsidP="00000000" w:rsidRDefault="00000000" w:rsidRPr="00000000" w14:paraId="000001C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Funding Constraints</w:t>
      </w:r>
    </w:p>
    <w:p w:rsidR="00000000" w:rsidDel="00000000" w:rsidP="00000000" w:rsidRDefault="00000000" w:rsidRPr="00000000" w14:paraId="000001CB">
      <w:pPr>
        <w:numPr>
          <w:ilvl w:val="0"/>
          <w:numId w:val="4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Finance Commission provides limited funds.</w:t>
      </w:r>
    </w:p>
    <w:p w:rsidR="00000000" w:rsidDel="00000000" w:rsidP="00000000" w:rsidRDefault="00000000" w:rsidRPr="00000000" w14:paraId="000001CC">
      <w:pPr>
        <w:numPr>
          <w:ilvl w:val="0"/>
          <w:numId w:val="4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of India offers additional funding streams.</w:t>
      </w:r>
    </w:p>
    <w:p w:rsidR="00000000" w:rsidDel="00000000" w:rsidP="00000000" w:rsidRDefault="00000000" w:rsidRPr="00000000" w14:paraId="000001CD">
      <w:pPr>
        <w:numPr>
          <w:ilvl w:val="0"/>
          <w:numId w:val="4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must prioritize due to limited internal funds.</w:t>
      </w:r>
    </w:p>
    <w:p w:rsidR="00000000" w:rsidDel="00000000" w:rsidP="00000000" w:rsidRDefault="00000000" w:rsidRPr="00000000" w14:paraId="000001CE">
      <w:pPr>
        <w:numPr>
          <w:ilvl w:val="0"/>
          <w:numId w:val="4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Difficulty in allocating funds objectively across districts.</w:t>
      </w:r>
    </w:p>
    <w:p w:rsidR="00000000" w:rsidDel="00000000" w:rsidP="00000000" w:rsidRDefault="00000000" w:rsidRPr="00000000" w14:paraId="000001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concern:</w:t>
      </w:r>
    </w:p>
    <w:p w:rsidR="00000000" w:rsidDel="00000000" w:rsidP="00000000" w:rsidRDefault="00000000" w:rsidRPr="00000000" w14:paraId="000001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allocate limited resources optimally.</w:t>
      </w:r>
    </w:p>
    <w:p w:rsidR="00000000" w:rsidDel="00000000" w:rsidP="00000000" w:rsidRDefault="00000000" w:rsidRPr="00000000" w14:paraId="000001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2">
      <w:pPr>
        <w:pStyle w:val="Heading2"/>
        <w:keepNext w:val="0"/>
        <w:keepLines w:val="0"/>
        <w:spacing w:after="80" w:lineRule="auto"/>
        <w:rPr>
          <w:rFonts w:ascii="Times New Roman" w:cs="Times New Roman" w:eastAsia="Times New Roman" w:hAnsi="Times New Roman"/>
          <w:sz w:val="24"/>
          <w:szCs w:val="24"/>
        </w:rPr>
      </w:pPr>
      <w:bookmarkStart w:colFirst="0" w:colLast="0" w:name="_ouawl7sp7byb" w:id="18"/>
      <w:bookmarkEnd w:id="18"/>
      <w:r w:rsidDel="00000000" w:rsidR="00000000" w:rsidRPr="00000000">
        <w:rPr>
          <w:rFonts w:ascii="Times New Roman" w:cs="Times New Roman" w:eastAsia="Times New Roman" w:hAnsi="Times New Roman"/>
          <w:sz w:val="24"/>
          <w:szCs w:val="24"/>
          <w:rtl w:val="0"/>
        </w:rPr>
        <w:t xml:space="preserve">8. Decentralization Vision</w:t>
      </w:r>
    </w:p>
    <w:p w:rsidR="00000000" w:rsidDel="00000000" w:rsidP="00000000" w:rsidRDefault="00000000" w:rsidRPr="00000000" w14:paraId="000001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vision articulated:</w:t>
      </w:r>
    </w:p>
    <w:p w:rsidR="00000000" w:rsidDel="00000000" w:rsidP="00000000" w:rsidRDefault="00000000" w:rsidRPr="00000000" w14:paraId="000001D4">
      <w:pPr>
        <w:numPr>
          <w:ilvl w:val="0"/>
          <w:numId w:val="6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from centralized to decentralized decision-making.</w:t>
      </w:r>
    </w:p>
    <w:p w:rsidR="00000000" w:rsidDel="00000000" w:rsidP="00000000" w:rsidRDefault="00000000" w:rsidRPr="00000000" w14:paraId="000001D5">
      <w:pPr>
        <w:numPr>
          <w:ilvl w:val="0"/>
          <w:numId w:val="6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Empower village-level and community-level planning.</w:t>
      </w:r>
    </w:p>
    <w:p w:rsidR="00000000" w:rsidDel="00000000" w:rsidP="00000000" w:rsidRDefault="00000000" w:rsidRPr="00000000" w14:paraId="000001D6">
      <w:pPr>
        <w:numPr>
          <w:ilvl w:val="0"/>
          <w:numId w:val="6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consultation seen as critical.</w:t>
      </w:r>
    </w:p>
    <w:p w:rsidR="00000000" w:rsidDel="00000000" w:rsidP="00000000" w:rsidRDefault="00000000" w:rsidRPr="00000000" w14:paraId="000001D7">
      <w:pPr>
        <w:numPr>
          <w:ilvl w:val="0"/>
          <w:numId w:val="6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 data considered more reliable than satellite data.</w:t>
      </w:r>
    </w:p>
    <w:p w:rsidR="00000000" w:rsidDel="00000000" w:rsidP="00000000" w:rsidRDefault="00000000" w:rsidRPr="00000000" w14:paraId="000001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w:t>
      </w:r>
    </w:p>
    <w:p w:rsidR="00000000" w:rsidDel="00000000" w:rsidP="00000000" w:rsidRDefault="00000000" w:rsidRPr="00000000" w14:paraId="000001D9">
      <w:pPr>
        <w:numPr>
          <w:ilvl w:val="0"/>
          <w:numId w:val="6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Decentralized systems not yet implemented.</w:t>
      </w:r>
    </w:p>
    <w:p w:rsidR="00000000" w:rsidDel="00000000" w:rsidP="00000000" w:rsidRDefault="00000000" w:rsidRPr="00000000" w14:paraId="000001DA">
      <w:pPr>
        <w:pStyle w:val="Heading2"/>
        <w:keepNext w:val="0"/>
        <w:keepLines w:val="0"/>
        <w:spacing w:after="80" w:lineRule="auto"/>
        <w:rPr>
          <w:rFonts w:ascii="Times New Roman" w:cs="Times New Roman" w:eastAsia="Times New Roman" w:hAnsi="Times New Roman"/>
          <w:sz w:val="24"/>
          <w:szCs w:val="24"/>
        </w:rPr>
      </w:pPr>
      <w:bookmarkStart w:colFirst="0" w:colLast="0" w:name="_anzzh4f7iazi" w:id="19"/>
      <w:bookmarkEnd w:id="19"/>
      <w:r w:rsidDel="00000000" w:rsidR="00000000" w:rsidRPr="00000000">
        <w:rPr>
          <w:rFonts w:ascii="Times New Roman" w:cs="Times New Roman" w:eastAsia="Times New Roman" w:hAnsi="Times New Roman"/>
          <w:sz w:val="24"/>
          <w:szCs w:val="24"/>
          <w:rtl w:val="0"/>
        </w:rPr>
        <w:t xml:space="preserve">9. Reaction to Tool Demonstration</w:t>
      </w:r>
    </w:p>
    <w:p w:rsidR="00000000" w:rsidDel="00000000" w:rsidP="00000000" w:rsidRDefault="00000000" w:rsidRPr="00000000" w14:paraId="000001DB">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rfwcht4n6hx4" w:id="20"/>
      <w:bookmarkEnd w:id="20"/>
      <w:r w:rsidDel="00000000" w:rsidR="00000000" w:rsidRPr="00000000">
        <w:rPr>
          <w:rFonts w:ascii="Times New Roman" w:cs="Times New Roman" w:eastAsia="Times New Roman" w:hAnsi="Times New Roman"/>
          <w:color w:val="000000"/>
          <w:sz w:val="24"/>
          <w:szCs w:val="24"/>
          <w:rtl w:val="0"/>
        </w:rPr>
        <w:t xml:space="preserve">Perceived Strengths</w:t>
      </w:r>
    </w:p>
    <w:p w:rsidR="00000000" w:rsidDel="00000000" w:rsidP="00000000" w:rsidRDefault="00000000" w:rsidRPr="00000000" w14:paraId="000001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official stated:</w:t>
      </w:r>
    </w:p>
    <w:p w:rsidR="00000000" w:rsidDel="00000000" w:rsidP="00000000" w:rsidRDefault="00000000" w:rsidRPr="00000000" w14:paraId="000001DD">
      <w:pPr>
        <w:numPr>
          <w:ilvl w:val="0"/>
          <w:numId w:val="3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aligns with existing decision-making challenges.</w:t>
      </w:r>
    </w:p>
    <w:p w:rsidR="00000000" w:rsidDel="00000000" w:rsidP="00000000" w:rsidRDefault="00000000" w:rsidRPr="00000000" w14:paraId="000001DE">
      <w:pPr>
        <w:numPr>
          <w:ilvl w:val="0"/>
          <w:numId w:val="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ROI estimation for interventions is highly relevant.</w:t>
      </w:r>
    </w:p>
    <w:p w:rsidR="00000000" w:rsidDel="00000000" w:rsidP="00000000" w:rsidRDefault="00000000" w:rsidRPr="00000000" w14:paraId="000001DF">
      <w:pPr>
        <w:numPr>
          <w:ilvl w:val="0"/>
          <w:numId w:val="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warning system impact modeling is valuable.</w:t>
      </w:r>
    </w:p>
    <w:p w:rsidR="00000000" w:rsidDel="00000000" w:rsidP="00000000" w:rsidRDefault="00000000" w:rsidRPr="00000000" w14:paraId="000001E0">
      <w:pPr>
        <w:numPr>
          <w:ilvl w:val="0"/>
          <w:numId w:val="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data platform is needed.</w:t>
      </w:r>
    </w:p>
    <w:p w:rsidR="00000000" w:rsidDel="00000000" w:rsidP="00000000" w:rsidRDefault="00000000" w:rsidRPr="00000000" w14:paraId="000001E1">
      <w:pPr>
        <w:numPr>
          <w:ilvl w:val="0"/>
          <w:numId w:val="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interface is user-friendly.</w:t>
      </w:r>
    </w:p>
    <w:p w:rsidR="00000000" w:rsidDel="00000000" w:rsidP="00000000" w:rsidRDefault="00000000" w:rsidRPr="00000000" w14:paraId="000001E2">
      <w:pPr>
        <w:numPr>
          <w:ilvl w:val="0"/>
          <w:numId w:val="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for district collectors and officers.</w:t>
      </w:r>
    </w:p>
    <w:p w:rsidR="00000000" w:rsidDel="00000000" w:rsidP="00000000" w:rsidRDefault="00000000" w:rsidRPr="00000000" w14:paraId="000001E3">
      <w:pPr>
        <w:numPr>
          <w:ilvl w:val="0"/>
          <w:numId w:val="3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support objective justification of decisions.</w:t>
      </w:r>
    </w:p>
    <w:p w:rsidR="00000000" w:rsidDel="00000000" w:rsidP="00000000" w:rsidRDefault="00000000" w:rsidRPr="00000000" w14:paraId="000001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Quote</w:t>
      </w:r>
    </w:p>
    <w:p w:rsidR="00000000" w:rsidDel="00000000" w:rsidP="00000000" w:rsidRDefault="00000000" w:rsidRPr="00000000" w14:paraId="000001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precisely what we are discussing in meetings.”</w:t>
      </w:r>
    </w:p>
    <w:p w:rsidR="00000000" w:rsidDel="00000000" w:rsidP="00000000" w:rsidRDefault="00000000" w:rsidRPr="00000000" w14:paraId="000001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Functional Benefits Identified</w:t>
      </w:r>
    </w:p>
    <w:p w:rsidR="00000000" w:rsidDel="00000000" w:rsidP="00000000" w:rsidRDefault="00000000" w:rsidRPr="00000000" w14:paraId="000001E7">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Centralized integration of multi-department data.</w:t>
      </w:r>
    </w:p>
    <w:p w:rsidR="00000000" w:rsidDel="00000000" w:rsidP="00000000" w:rsidRDefault="00000000" w:rsidRPr="00000000" w14:paraId="000001E8">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Vulnerability assessment integration.</w:t>
      </w:r>
    </w:p>
    <w:p w:rsidR="00000000" w:rsidDel="00000000" w:rsidP="00000000" w:rsidRDefault="00000000" w:rsidRPr="00000000" w14:paraId="000001E9">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Optimization of funding allocation.</w:t>
      </w:r>
    </w:p>
    <w:p w:rsidR="00000000" w:rsidDel="00000000" w:rsidP="00000000" w:rsidRDefault="00000000" w:rsidRPr="00000000" w14:paraId="000001EA">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Decision-support for embankments and flood interventions.</w:t>
      </w:r>
    </w:p>
    <w:p w:rsidR="00000000" w:rsidDel="00000000" w:rsidP="00000000" w:rsidRDefault="00000000" w:rsidRPr="00000000" w14:paraId="000001EB">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Evidence-based prioritization.</w:t>
      </w:r>
    </w:p>
    <w:p w:rsidR="00000000" w:rsidDel="00000000" w:rsidP="00000000" w:rsidRDefault="00000000" w:rsidRPr="00000000" w14:paraId="000001EC">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justification against political pressure.</w:t>
      </w:r>
    </w:p>
    <w:p w:rsidR="00000000" w:rsidDel="00000000" w:rsidP="00000000" w:rsidRDefault="00000000" w:rsidRPr="00000000" w14:paraId="000001ED">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floodplain mapping and GSI data.</w:t>
      </w:r>
    </w:p>
    <w:p w:rsidR="00000000" w:rsidDel="00000000" w:rsidP="00000000" w:rsidRDefault="00000000" w:rsidRPr="00000000" w14:paraId="000001EE">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63150alx8jc7" w:id="21"/>
      <w:bookmarkEnd w:id="21"/>
      <w:r w:rsidDel="00000000" w:rsidR="00000000" w:rsidRPr="00000000">
        <w:rPr>
          <w:rFonts w:ascii="Times New Roman" w:cs="Times New Roman" w:eastAsia="Times New Roman" w:hAnsi="Times New Roman"/>
          <w:color w:val="000000"/>
          <w:sz w:val="24"/>
          <w:szCs w:val="24"/>
          <w:rtl w:val="0"/>
        </w:rPr>
        <w:t xml:space="preserve">Data Sovereignty Concerns</w:t>
      </w:r>
    </w:p>
    <w:p w:rsidR="00000000" w:rsidDel="00000000" w:rsidP="00000000" w:rsidRDefault="00000000" w:rsidRPr="00000000" w14:paraId="000001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emphasized:</w:t>
      </w:r>
    </w:p>
    <w:p w:rsidR="00000000" w:rsidDel="00000000" w:rsidP="00000000" w:rsidRDefault="00000000" w:rsidRPr="00000000" w14:paraId="000001F0">
      <w:pPr>
        <w:numPr>
          <w:ilvl w:val="0"/>
          <w:numId w:val="4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data must remain sovereign.</w:t>
      </w:r>
    </w:p>
    <w:p w:rsidR="00000000" w:rsidDel="00000000" w:rsidP="00000000" w:rsidRDefault="00000000" w:rsidRPr="00000000" w14:paraId="000001F1">
      <w:pPr>
        <w:numPr>
          <w:ilvl w:val="0"/>
          <w:numId w:val="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external access to sensitive data.</w:t>
      </w:r>
    </w:p>
    <w:p w:rsidR="00000000" w:rsidDel="00000000" w:rsidP="00000000" w:rsidRDefault="00000000" w:rsidRPr="00000000" w14:paraId="000001F2">
      <w:pPr>
        <w:numPr>
          <w:ilvl w:val="0"/>
          <w:numId w:val="4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must ensure government-only visibility.</w:t>
      </w:r>
    </w:p>
    <w:p w:rsidR="00000000" w:rsidDel="00000000" w:rsidP="00000000" w:rsidRDefault="00000000" w:rsidRPr="00000000" w14:paraId="000001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acknowledged by the development team.</w:t>
      </w:r>
    </w:p>
    <w:p w:rsidR="00000000" w:rsidDel="00000000" w:rsidP="00000000" w:rsidRDefault="00000000" w:rsidRPr="00000000" w14:paraId="000001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Remaining Gaps</w:t>
      </w:r>
    </w:p>
    <w:p w:rsidR="00000000" w:rsidDel="00000000" w:rsidP="00000000" w:rsidRDefault="00000000" w:rsidRPr="00000000" w14:paraId="000001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positive response:</w:t>
      </w:r>
    </w:p>
    <w:p w:rsidR="00000000" w:rsidDel="00000000" w:rsidP="00000000" w:rsidRDefault="00000000" w:rsidRPr="00000000" w14:paraId="000001F6">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integration with:</w:t>
      </w:r>
    </w:p>
    <w:p w:rsidR="00000000" w:rsidDel="00000000" w:rsidP="00000000" w:rsidRDefault="00000000" w:rsidRPr="00000000" w14:paraId="000001F7">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GSI landslide data.</w:t>
      </w:r>
    </w:p>
    <w:p w:rsidR="00000000" w:rsidDel="00000000" w:rsidP="00000000" w:rsidRDefault="00000000" w:rsidRPr="00000000" w14:paraId="000001F8">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Resources floodplain mapping.</w:t>
      </w:r>
    </w:p>
    <w:p w:rsidR="00000000" w:rsidDel="00000000" w:rsidP="00000000" w:rsidRDefault="00000000" w:rsidRPr="00000000" w14:paraId="000001F9">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IMD forecasting.</w:t>
      </w:r>
    </w:p>
    <w:p w:rsidR="00000000" w:rsidDel="00000000" w:rsidP="00000000" w:rsidRDefault="00000000" w:rsidRPr="00000000" w14:paraId="000001FA">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Water Informatics Center outputs.</w:t>
      </w:r>
    </w:p>
    <w:p w:rsidR="00000000" w:rsidDel="00000000" w:rsidP="00000000" w:rsidRDefault="00000000" w:rsidRPr="00000000" w14:paraId="000001FB">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metadata transformation layer.</w:t>
      </w:r>
    </w:p>
    <w:p w:rsidR="00000000" w:rsidDel="00000000" w:rsidP="00000000" w:rsidRDefault="00000000" w:rsidRPr="00000000" w14:paraId="000001FC">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uniform platform for proposal comparison.</w:t>
      </w:r>
    </w:p>
    <w:p w:rsidR="00000000" w:rsidDel="00000000" w:rsidP="00000000" w:rsidRDefault="00000000" w:rsidRPr="00000000" w14:paraId="000001FD">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clarity on cost estimation and DPR (Detailed Project Report) preparation.</w:t>
      </w:r>
    </w:p>
    <w:p w:rsidR="00000000" w:rsidDel="00000000" w:rsidP="00000000" w:rsidRDefault="00000000" w:rsidRPr="00000000" w14:paraId="000001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Closing Discussion</w:t>
      </w:r>
    </w:p>
    <w:p w:rsidR="00000000" w:rsidDel="00000000" w:rsidP="00000000" w:rsidRDefault="00000000" w:rsidRPr="00000000" w14:paraId="000001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observations included:</w:t>
      </w:r>
    </w:p>
    <w:p w:rsidR="00000000" w:rsidDel="00000000" w:rsidP="00000000" w:rsidRDefault="00000000" w:rsidRPr="00000000" w14:paraId="00000200">
      <w:pPr>
        <w:numPr>
          <w:ilvl w:val="0"/>
          <w:numId w:val="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official had already decided to defer decisions due to difficulty in objective prioritization.</w:t>
      </w:r>
    </w:p>
    <w:p w:rsidR="00000000" w:rsidDel="00000000" w:rsidP="00000000" w:rsidRDefault="00000000" w:rsidRPr="00000000" w14:paraId="00000201">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tool directly addressed the decision bottleneck.</w:t>
      </w:r>
    </w:p>
    <w:p w:rsidR="00000000" w:rsidDel="00000000" w:rsidP="00000000" w:rsidRDefault="00000000" w:rsidRPr="00000000" w14:paraId="00000202">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was deemed appropriate for:</w:t>
      </w:r>
    </w:p>
    <w:p w:rsidR="00000000" w:rsidDel="00000000" w:rsidP="00000000" w:rsidRDefault="00000000" w:rsidRPr="00000000" w14:paraId="00000203">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officers</w:t>
      </w:r>
    </w:p>
    <w:p w:rsidR="00000000" w:rsidDel="00000000" w:rsidP="00000000" w:rsidRDefault="00000000" w:rsidRPr="00000000" w14:paraId="00000204">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District collectors</w:t>
      </w:r>
    </w:p>
    <w:p w:rsidR="00000000" w:rsidDel="00000000" w:rsidP="00000000" w:rsidRDefault="00000000" w:rsidRPr="00000000" w14:paraId="00000205">
      <w:pPr>
        <w:numPr>
          <w:ilvl w:val="0"/>
          <w:numId w:val="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community-level deployment</w:t>
      </w:r>
    </w:p>
    <w:p w:rsidR="00000000" w:rsidDel="00000000" w:rsidP="00000000" w:rsidRDefault="00000000" w:rsidRPr="00000000" w14:paraId="000002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concluded with interest in follow-up and further engagement.</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notes:</w:t>
      </w:r>
    </w:p>
    <w:p w:rsidR="00000000" w:rsidDel="00000000" w:rsidP="00000000" w:rsidRDefault="00000000" w:rsidRPr="00000000" w14:paraId="000002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p w:rsidR="00000000" w:rsidDel="00000000" w:rsidP="00000000" w:rsidRDefault="00000000" w:rsidRPr="00000000" w14:paraId="000002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can share some information about it, maybe from other states… can you explain what SDMA is?</w:t>
      </w:r>
    </w:p>
    <w:p w:rsidR="00000000" w:rsidDel="00000000" w:rsidP="00000000" w:rsidRDefault="00000000" w:rsidRPr="00000000" w14:paraId="000002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SDMA Official:</w:t>
      </w:r>
    </w:p>
    <w:p w:rsidR="00000000" w:rsidDel="00000000" w:rsidP="00000000" w:rsidRDefault="00000000" w:rsidRPr="00000000" w14:paraId="000002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SDMA basically, it's a statutory institution. In entire country, every state will have a State Disaster Management Authority. Chief Minister of every state is supposed to be the Chairman and Chief Secretary, who is the administrative head, he will be the CEO or Member Secretary. There are many officers designated. The role and objectives are many. Mostly since it's not that new but yes, it's at a very recent stage. Honestly, we have not done much. It’s evolving. At the moment we are focusing on the response part.</w:t>
      </w:r>
    </w:p>
    <w:p w:rsidR="00000000" w:rsidDel="00000000" w:rsidP="00000000" w:rsidRDefault="00000000" w:rsidRPr="00000000" w14:paraId="000002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p w:rsidR="00000000" w:rsidDel="00000000" w:rsidP="00000000" w:rsidRDefault="00000000" w:rsidRPr="00000000" w14:paraId="000002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you currently focusing on?</w:t>
      </w:r>
    </w:p>
    <w:p w:rsidR="00000000" w:rsidDel="00000000" w:rsidP="00000000" w:rsidRDefault="00000000" w:rsidRPr="00000000" w14:paraId="000002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SDMA Official:</w:t>
      </w:r>
    </w:p>
    <w:p w:rsidR="00000000" w:rsidDel="00000000" w:rsidP="00000000" w:rsidRDefault="00000000" w:rsidRPr="00000000" w14:paraId="000002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mostly focus on the response side. For example, there is a disaster,  landslide or earthquake — we respond. We have State Disaster Response Force, civil defence, home guards. We requisition the army when required. Now in the past few years, Government of India and Government of Meghalaya have started looking into mitigation. The purpose is more on mitigation part.</w:t>
      </w:r>
    </w:p>
    <w:p w:rsidR="00000000" w:rsidDel="00000000" w:rsidP="00000000" w:rsidRDefault="00000000" w:rsidRPr="00000000" w14:paraId="000002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p w:rsidR="00000000" w:rsidDel="00000000" w:rsidP="00000000" w:rsidRDefault="00000000" w:rsidRPr="00000000" w14:paraId="000002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you're thinking about nature-based solutions or flood reduction, what information do you currently have to make decisions?</w:t>
      </w:r>
    </w:p>
    <w:p w:rsidR="00000000" w:rsidDel="00000000" w:rsidP="00000000" w:rsidRDefault="00000000" w:rsidRPr="00000000" w14:paraId="000002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SDMA Official:</w:t>
      </w:r>
    </w:p>
    <w:p w:rsidR="00000000" w:rsidDel="00000000" w:rsidP="00000000" w:rsidRDefault="00000000" w:rsidRPr="00000000" w14:paraId="000002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previous instances. For example, in Garo Hills region, it gets flooded every monsoon. We see damage to houses. We don’t see much loss of life in floods, but loss of life mostly because of lightning. Every year more than eight to nine people die. Given that our population is just 30 lakhs.</w:t>
      </w:r>
    </w:p>
    <w:p w:rsidR="00000000" w:rsidDel="00000000" w:rsidP="00000000" w:rsidRDefault="00000000" w:rsidRPr="00000000" w14:paraId="000002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p w:rsidR="00000000" w:rsidDel="00000000" w:rsidP="00000000" w:rsidRDefault="00000000" w:rsidRPr="00000000" w14:paraId="000002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decide where to focus?</w:t>
      </w:r>
    </w:p>
    <w:p w:rsidR="00000000" w:rsidDel="00000000" w:rsidP="00000000" w:rsidRDefault="00000000" w:rsidRPr="00000000" w14:paraId="000002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SDMA Official:</w:t>
      </w:r>
    </w:p>
    <w:p w:rsidR="00000000" w:rsidDel="00000000" w:rsidP="00000000" w:rsidRDefault="00000000" w:rsidRPr="00000000" w14:paraId="000002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carry vulnerability assessment. Based on past instances — loss of life, damages, population location, houses. Also institutions like NCS and IIT help us. Districts propose interventions. Water Resource Department, Soil &amp; Water Conservation Department, they propose embankments, retaining walls. Then we consult institutes whether it is right intervention.</w:t>
      </w:r>
    </w:p>
    <w:p w:rsidR="00000000" w:rsidDel="00000000" w:rsidP="00000000" w:rsidRDefault="00000000" w:rsidRPr="00000000" w14:paraId="000002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p w:rsidR="00000000" w:rsidDel="00000000" w:rsidP="00000000" w:rsidRDefault="00000000" w:rsidRPr="00000000" w14:paraId="000002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coordination happening at district level before they send proposals?</w:t>
      </w:r>
    </w:p>
    <w:p w:rsidR="00000000" w:rsidDel="00000000" w:rsidP="00000000" w:rsidRDefault="00000000" w:rsidRPr="00000000" w14:paraId="000002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SDMA Official:</w:t>
      </w:r>
    </w:p>
    <w:p w:rsidR="00000000" w:rsidDel="00000000" w:rsidP="00000000" w:rsidRDefault="00000000" w:rsidRPr="00000000" w14:paraId="000002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Actually, that is the problem we are struggling with. We want districts to coordinate with institutes before submitting proposals. Apparently that has not happened. First time when we received proposals, it came like any layman would suggest. So we invite institutes, ask them whether this is right intervention. They say yes or no, modify it. Then it goes back to departments. It is a long process.</w:t>
      </w:r>
    </w:p>
    <w:p w:rsidR="00000000" w:rsidDel="00000000" w:rsidP="00000000" w:rsidRDefault="00000000" w:rsidRPr="00000000" w14:paraId="000002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p w:rsidR="00000000" w:rsidDel="00000000" w:rsidP="00000000" w:rsidRDefault="00000000" w:rsidRPr="00000000" w14:paraId="000002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districts have highest disaster risk?</w:t>
      </w:r>
    </w:p>
    <w:p w:rsidR="00000000" w:rsidDel="00000000" w:rsidP="00000000" w:rsidRDefault="00000000" w:rsidRPr="00000000" w14:paraId="000002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SDMA Official:</w:t>
      </w:r>
    </w:p>
    <w:p w:rsidR="00000000" w:rsidDel="00000000" w:rsidP="00000000" w:rsidRDefault="00000000" w:rsidRPr="00000000" w14:paraId="000002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Depends on disaster. Flood mostly in western part. Landslides are not region specific because of rainfall, construction of roads, soil type. South Garo Hills had landslide where nine people died in single incident. East Khasi Hills also has landslide issues.</w:t>
      </w:r>
    </w:p>
    <w:p w:rsidR="00000000" w:rsidDel="00000000" w:rsidP="00000000" w:rsidRDefault="00000000" w:rsidRPr="00000000" w14:paraId="000002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p w:rsidR="00000000" w:rsidDel="00000000" w:rsidP="00000000" w:rsidRDefault="00000000" w:rsidRPr="00000000" w14:paraId="000002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prioritize budget across districts?</w:t>
      </w:r>
    </w:p>
    <w:p w:rsidR="00000000" w:rsidDel="00000000" w:rsidP="00000000" w:rsidRDefault="00000000" w:rsidRPr="00000000" w14:paraId="000002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SDMA Official:</w:t>
      </w:r>
    </w:p>
    <w:p w:rsidR="00000000" w:rsidDel="00000000" w:rsidP="00000000" w:rsidRDefault="00000000" w:rsidRPr="00000000" w14:paraId="000002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Yesterday only we had meeting how to take decision which district should be prioritized. We thought of three criteria: past instances, population, damage or loss. But we have not finalized. Also sometimes political forces work behind. If a politician from a district is in power, they push to prioritize. Practically we cannot ignore those realities.</w:t>
      </w:r>
    </w:p>
    <w:p w:rsidR="00000000" w:rsidDel="00000000" w:rsidP="00000000" w:rsidRDefault="00000000" w:rsidRPr="00000000" w14:paraId="000002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p w:rsidR="00000000" w:rsidDel="00000000" w:rsidP="00000000" w:rsidRDefault="00000000" w:rsidRPr="00000000" w14:paraId="000002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what extent are you thinking about future climate risk?</w:t>
      </w:r>
    </w:p>
    <w:p w:rsidR="00000000" w:rsidDel="00000000" w:rsidP="00000000" w:rsidRDefault="00000000" w:rsidRPr="00000000" w14:paraId="000002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SDMA Official:</w:t>
      </w:r>
    </w:p>
    <w:p w:rsidR="00000000" w:rsidDel="00000000" w:rsidP="00000000" w:rsidRDefault="00000000" w:rsidRPr="00000000" w14:paraId="000002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much. But difficult. We are doing everything central because mandate. Our vision is to decentralize. Community should decide what is best. There are places where drought was observed, shocking because Meghalaya is wettest place. There was no preparedness. We gave relief money. But mitigation planning we are just starting.</w:t>
      </w:r>
    </w:p>
    <w:p w:rsidR="00000000" w:rsidDel="00000000" w:rsidP="00000000" w:rsidRDefault="00000000" w:rsidRPr="00000000" w14:paraId="000002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p w:rsidR="00000000" w:rsidDel="00000000" w:rsidP="00000000" w:rsidRDefault="00000000" w:rsidRPr="00000000" w14:paraId="000002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data do you currently have?</w:t>
      </w:r>
    </w:p>
    <w:p w:rsidR="00000000" w:rsidDel="00000000" w:rsidP="00000000" w:rsidRDefault="00000000" w:rsidRPr="00000000" w14:paraId="000002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SDMA Official:</w:t>
      </w:r>
    </w:p>
    <w:p w:rsidR="00000000" w:rsidDel="00000000" w:rsidP="00000000" w:rsidRDefault="00000000" w:rsidRPr="00000000" w14:paraId="000002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IMD forecast, next 10 days. NESA(</w:t>
      </w:r>
      <w:hyperlink r:id="rId14">
        <w:r w:rsidDel="00000000" w:rsidR="00000000" w:rsidRPr="00000000">
          <w:rPr>
            <w:rFonts w:ascii="Times New Roman" w:cs="Times New Roman" w:eastAsia="Times New Roman" w:hAnsi="Times New Roman"/>
            <w:b w:val="1"/>
            <w:bCs w:val="1"/>
            <w:color w:val="1155cc"/>
            <w:sz w:val="24"/>
            <w:szCs w:val="24"/>
            <w:u w:val="single"/>
            <w:rtl w:val="0"/>
          </w:rPr>
          <w:t xml:space="preserve">National Environmental Science Academy</w:t>
        </w:r>
      </w:hyperlink>
      <w:r w:rsidDel="00000000" w:rsidR="00000000" w:rsidRPr="00000000">
        <w:rPr>
          <w:rFonts w:ascii="Times New Roman" w:cs="Times New Roman" w:eastAsia="Times New Roman" w:hAnsi="Times New Roman"/>
          <w:sz w:val="24"/>
          <w:szCs w:val="24"/>
          <w:rtl w:val="0"/>
        </w:rPr>
        <w:t xml:space="preserve">) helped us with HRVA exercise. We identified vulnerable villages. State Water Informatics Center is coming up — flood zone mapping. Water Resource Department has data. GSI has landslide data for some portion. Lightning data we try to get. We have data. We have all the data, but we don’t know how to use this data. That’s the problem.</w:t>
      </w:r>
    </w:p>
    <w:p w:rsidR="00000000" w:rsidDel="00000000" w:rsidP="00000000" w:rsidRDefault="00000000" w:rsidRPr="00000000" w14:paraId="000002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p w:rsidR="00000000" w:rsidDel="00000000" w:rsidP="00000000" w:rsidRDefault="00000000" w:rsidRPr="00000000" w14:paraId="000002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interventions do you know are available?</w:t>
      </w:r>
    </w:p>
    <w:p w:rsidR="00000000" w:rsidDel="00000000" w:rsidP="00000000" w:rsidRDefault="00000000" w:rsidRPr="00000000" w14:paraId="000002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SDMA Official:</w:t>
      </w:r>
    </w:p>
    <w:p w:rsidR="00000000" w:rsidDel="00000000" w:rsidP="00000000" w:rsidRDefault="00000000" w:rsidRPr="00000000" w14:paraId="000002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know what all options we have. Right now, we are promoting research for nature-based solution.</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MBDA</w:t>
        </w:r>
      </w:hyperlink>
      <w:r w:rsidDel="00000000" w:rsidR="00000000" w:rsidRPr="00000000">
        <w:rPr>
          <w:rFonts w:ascii="Times New Roman" w:cs="Times New Roman" w:eastAsia="Times New Roman" w:hAnsi="Times New Roman"/>
          <w:sz w:val="24"/>
          <w:szCs w:val="24"/>
          <w:rtl w:val="0"/>
        </w:rPr>
        <w:t xml:space="preserve"> (Meghalaya Basin Development Authority) proposed research. We approved. Once research is done, they will inform us. But what exactly to be done, people don’t know.</w:t>
      </w:r>
    </w:p>
    <w:p w:rsidR="00000000" w:rsidDel="00000000" w:rsidP="00000000" w:rsidRDefault="00000000" w:rsidRPr="00000000" w14:paraId="000002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p w:rsidR="00000000" w:rsidDel="00000000" w:rsidP="00000000" w:rsidRDefault="00000000" w:rsidRPr="00000000" w14:paraId="000002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looking at ROI feature) Is this the kind of data you look for when making decisions?</w:t>
      </w:r>
    </w:p>
    <w:p w:rsidR="00000000" w:rsidDel="00000000" w:rsidP="00000000" w:rsidRDefault="00000000" w:rsidRPr="00000000" w14:paraId="000002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SDMA Official:</w:t>
      </w:r>
    </w:p>
    <w:p w:rsidR="00000000" w:rsidDel="00000000" w:rsidP="00000000" w:rsidRDefault="00000000" w:rsidRPr="00000000" w14:paraId="000002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actually the data we look for while making decision. For example, if we want to install early warning system, this tells me what would be impact and return. That is precisely what we look for. We are not able to decide the factors and how to take that decision. We are doing very basic comparison only.</w:t>
      </w:r>
    </w:p>
    <w:p w:rsidR="00000000" w:rsidDel="00000000" w:rsidP="00000000" w:rsidRDefault="00000000" w:rsidRPr="00000000" w14:paraId="000002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p w:rsidR="00000000" w:rsidDel="00000000" w:rsidP="00000000" w:rsidRDefault="00000000" w:rsidRPr="00000000" w14:paraId="000002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take decisions with limited funds?</w:t>
      </w:r>
    </w:p>
    <w:p w:rsidR="00000000" w:rsidDel="00000000" w:rsidP="00000000" w:rsidRDefault="00000000" w:rsidRPr="00000000" w14:paraId="000002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SDMA Official:</w:t>
      </w:r>
    </w:p>
    <w:p w:rsidR="00000000" w:rsidDel="00000000" w:rsidP="00000000" w:rsidRDefault="00000000" w:rsidRPr="00000000" w14:paraId="000002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the difficulty. Government of India has lot of money. They can fund. But for me with limited money, how to take decision? So sometimes easier to recommend to Government of India because they have more funds. For me to utilize limited resources, it is difficult.</w:t>
      </w:r>
    </w:p>
    <w:p w:rsidR="00000000" w:rsidDel="00000000" w:rsidP="00000000" w:rsidRDefault="00000000" w:rsidRPr="00000000" w14:paraId="000002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p w:rsidR="00000000" w:rsidDel="00000000" w:rsidP="00000000" w:rsidRDefault="00000000" w:rsidRPr="00000000" w14:paraId="000002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feel about the interface?</w:t>
      </w:r>
    </w:p>
    <w:p w:rsidR="00000000" w:rsidDel="00000000" w:rsidP="00000000" w:rsidRDefault="00000000" w:rsidRPr="00000000" w14:paraId="000002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SDMA Official:</w:t>
      </w:r>
    </w:p>
    <w:p w:rsidR="00000000" w:rsidDel="00000000" w:rsidP="00000000" w:rsidRDefault="00000000" w:rsidRPr="00000000" w14:paraId="000002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officers, this is best interface. If decision has to be taken at community level, it must be interactive. We cannot have data analyst at village level. This kind of interface is good.</w:t>
      </w:r>
    </w:p>
    <w:p w:rsidR="00000000" w:rsidDel="00000000" w:rsidP="00000000" w:rsidRDefault="00000000" w:rsidRPr="00000000" w14:paraId="000002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Statement by SDMA Official:</w:t>
      </w:r>
    </w:p>
    <w:p w:rsidR="00000000" w:rsidDel="00000000" w:rsidP="00000000" w:rsidRDefault="00000000" w:rsidRPr="00000000" w14:paraId="000002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been having meetings since September. This is precisely what we are discussing. I had decided yesterday I will not take decision because it is so difficult for me to decide what intervention to prioritize with limited funding. This addresses that.</w:t>
      </w:r>
    </w:p>
    <w:p w:rsidR="00000000" w:rsidDel="00000000" w:rsidP="00000000" w:rsidRDefault="00000000" w:rsidRPr="00000000" w14:paraId="000002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Takeaway/ Summary:</w:t>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SDMA is still evolving institutionally</w:t>
      </w:r>
      <w:r w:rsidDel="00000000" w:rsidR="00000000" w:rsidRPr="00000000">
        <w:rPr>
          <w:rFonts w:ascii="Times New Roman" w:cs="Times New Roman" w:eastAsia="Times New Roman" w:hAnsi="Times New Roman"/>
          <w:sz w:val="24"/>
          <w:szCs w:val="24"/>
          <w:rtl w:val="0"/>
        </w:rPr>
        <w:t xml:space="preserve">, with most capacity currently concentrated on </w:t>
      </w:r>
      <w:r w:rsidDel="00000000" w:rsidR="00000000" w:rsidRPr="00000000">
        <w:rPr>
          <w:rFonts w:ascii="Times New Roman" w:cs="Times New Roman" w:eastAsia="Times New Roman" w:hAnsi="Times New Roman"/>
          <w:b w:val="1"/>
          <w:bCs w:val="1"/>
          <w:sz w:val="24"/>
          <w:szCs w:val="24"/>
          <w:rtl w:val="0"/>
        </w:rPr>
        <w:t xml:space="preserve">disaster response rather than mitigation planning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0">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Significant data exists across departments</w:t>
      </w:r>
      <w:r w:rsidDel="00000000" w:rsidR="00000000" w:rsidRPr="00000000">
        <w:rPr>
          <w:rFonts w:ascii="Times New Roman" w:cs="Times New Roman" w:eastAsia="Times New Roman" w:hAnsi="Times New Roman"/>
          <w:sz w:val="24"/>
          <w:szCs w:val="24"/>
          <w:rtl w:val="0"/>
        </w:rPr>
        <w:t xml:space="preserve">, but it is </w:t>
      </w:r>
      <w:r w:rsidDel="00000000" w:rsidR="00000000" w:rsidRPr="00000000">
        <w:rPr>
          <w:rFonts w:ascii="Times New Roman" w:cs="Times New Roman" w:eastAsia="Times New Roman" w:hAnsi="Times New Roman"/>
          <w:b w:val="1"/>
          <w:bCs w:val="1"/>
          <w:sz w:val="24"/>
          <w:szCs w:val="24"/>
          <w:rtl w:val="0"/>
        </w:rPr>
        <w:t xml:space="preserve">fragmented and not integrated</w:t>
      </w:r>
      <w:r w:rsidDel="00000000" w:rsidR="00000000" w:rsidRPr="00000000">
        <w:rPr>
          <w:rFonts w:ascii="Times New Roman" w:cs="Times New Roman" w:eastAsia="Times New Roman" w:hAnsi="Times New Roman"/>
          <w:sz w:val="24"/>
          <w:szCs w:val="24"/>
          <w:rtl w:val="0"/>
        </w:rPr>
        <w:t xml:space="preserve">, limiting its usefulness for decision-making.</w:t>
      </w:r>
    </w:p>
    <w:p w:rsidR="00000000" w:rsidDel="00000000" w:rsidP="00000000" w:rsidRDefault="00000000" w:rsidRPr="00000000" w14:paraId="00000251">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Prioritizing mitigation investments is a major challenge</w:t>
      </w:r>
      <w:r w:rsidDel="00000000" w:rsidR="00000000" w:rsidRPr="00000000">
        <w:rPr>
          <w:rFonts w:ascii="Times New Roman" w:cs="Times New Roman" w:eastAsia="Times New Roman" w:hAnsi="Times New Roman"/>
          <w:sz w:val="24"/>
          <w:szCs w:val="24"/>
          <w:rtl w:val="0"/>
        </w:rPr>
        <w:t xml:space="preserve">, especially with </w:t>
      </w:r>
      <w:r w:rsidDel="00000000" w:rsidR="00000000" w:rsidRPr="00000000">
        <w:rPr>
          <w:rFonts w:ascii="Times New Roman" w:cs="Times New Roman" w:eastAsia="Times New Roman" w:hAnsi="Times New Roman"/>
          <w:b w:val="1"/>
          <w:bCs w:val="1"/>
          <w:sz w:val="24"/>
          <w:szCs w:val="24"/>
          <w:rtl w:val="0"/>
        </w:rPr>
        <w:t xml:space="preserve">limited state funding and competing district demands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2">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standardized framework currently exists</w:t>
      </w:r>
      <w:r w:rsidDel="00000000" w:rsidR="00000000" w:rsidRPr="00000000">
        <w:rPr>
          <w:rFonts w:ascii="Times New Roman" w:cs="Times New Roman" w:eastAsia="Times New Roman" w:hAnsi="Times New Roman"/>
          <w:sz w:val="24"/>
          <w:szCs w:val="24"/>
          <w:rtl w:val="0"/>
        </w:rPr>
        <w:t xml:space="preserve"> for objectively prioritizing districts or interventions based on risk, population exposure, and damages.</w:t>
      </w:r>
    </w:p>
    <w:p w:rsidR="00000000" w:rsidDel="00000000" w:rsidP="00000000" w:rsidRDefault="00000000" w:rsidRPr="00000000" w14:paraId="00000253">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District-level proposal development is inefficient</w:t>
      </w:r>
      <w:r w:rsidDel="00000000" w:rsidR="00000000" w:rsidRPr="00000000">
        <w:rPr>
          <w:rFonts w:ascii="Times New Roman" w:cs="Times New Roman" w:eastAsia="Times New Roman" w:hAnsi="Times New Roman"/>
          <w:sz w:val="24"/>
          <w:szCs w:val="24"/>
          <w:rtl w:val="0"/>
        </w:rPr>
        <w:t xml:space="preserve">, as technical experts are typically consulted </w:t>
      </w:r>
      <w:r w:rsidDel="00000000" w:rsidR="00000000" w:rsidRPr="00000000">
        <w:rPr>
          <w:rFonts w:ascii="Times New Roman" w:cs="Times New Roman" w:eastAsia="Times New Roman" w:hAnsi="Times New Roman"/>
          <w:b w:val="1"/>
          <w:bCs w:val="1"/>
          <w:sz w:val="24"/>
          <w:szCs w:val="24"/>
          <w:rtl w:val="0"/>
        </w:rPr>
        <w:t xml:space="preserve">after proposals are submitted</w:t>
      </w:r>
      <w:r w:rsidDel="00000000" w:rsidR="00000000" w:rsidRPr="00000000">
        <w:rPr>
          <w:rFonts w:ascii="Times New Roman" w:cs="Times New Roman" w:eastAsia="Times New Roman" w:hAnsi="Times New Roman"/>
          <w:sz w:val="24"/>
          <w:szCs w:val="24"/>
          <w:rtl w:val="0"/>
        </w:rPr>
        <w:t xml:space="preserve">, leading to repeated revisions.</w:t>
      </w:r>
    </w:p>
    <w:p w:rsidR="00000000" w:rsidDel="00000000" w:rsidP="00000000" w:rsidRDefault="00000000" w:rsidRPr="00000000" w14:paraId="00000254">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Political pressures can influence prioritization decisions</w:t>
      </w:r>
      <w:r w:rsidDel="00000000" w:rsidR="00000000" w:rsidRPr="00000000">
        <w:rPr>
          <w:rFonts w:ascii="Times New Roman" w:cs="Times New Roman" w:eastAsia="Times New Roman" w:hAnsi="Times New Roman"/>
          <w:sz w:val="24"/>
          <w:szCs w:val="24"/>
          <w:rtl w:val="0"/>
        </w:rPr>
        <w:t xml:space="preserve">, highlighting the need for </w:t>
      </w:r>
      <w:r w:rsidDel="00000000" w:rsidR="00000000" w:rsidRPr="00000000">
        <w:rPr>
          <w:rFonts w:ascii="Times New Roman" w:cs="Times New Roman" w:eastAsia="Times New Roman" w:hAnsi="Times New Roman"/>
          <w:b w:val="1"/>
          <w:bCs w:val="1"/>
          <w:sz w:val="24"/>
          <w:szCs w:val="24"/>
          <w:rtl w:val="0"/>
        </w:rPr>
        <w:t xml:space="preserve">transparent and evidence-based decision tools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Knowledge gaps exist around mitigation options</w:t>
      </w:r>
      <w:r w:rsidDel="00000000" w:rsidR="00000000" w:rsidRPr="00000000">
        <w:rPr>
          <w:rFonts w:ascii="Times New Roman" w:cs="Times New Roman" w:eastAsia="Times New Roman" w:hAnsi="Times New Roman"/>
          <w:sz w:val="24"/>
          <w:szCs w:val="24"/>
          <w:rtl w:val="0"/>
        </w:rPr>
        <w:t xml:space="preserve">, particularly nature-based solutions and cost–benefit tradeoffs of different interventions.</w:t>
      </w:r>
    </w:p>
    <w:p w:rsidR="00000000" w:rsidDel="00000000" w:rsidP="00000000" w:rsidRDefault="00000000" w:rsidRPr="00000000" w14:paraId="00000256">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Lightning, floods, and landslides are key disaster risks</w:t>
      </w:r>
      <w:r w:rsidDel="00000000" w:rsidR="00000000" w:rsidRPr="00000000">
        <w:rPr>
          <w:rFonts w:ascii="Times New Roman" w:cs="Times New Roman" w:eastAsia="Times New Roman" w:hAnsi="Times New Roman"/>
          <w:sz w:val="24"/>
          <w:szCs w:val="24"/>
          <w:rtl w:val="0"/>
        </w:rPr>
        <w:t xml:space="preserve">, with lightning responsible for a notable share of fatalities in the state.</w:t>
      </w:r>
    </w:p>
    <w:p w:rsidR="00000000" w:rsidDel="00000000" w:rsidP="00000000" w:rsidRDefault="00000000" w:rsidRPr="00000000" w14:paraId="00000257">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There is a long-term vision to decentralize disaster planning</w:t>
      </w:r>
      <w:r w:rsidDel="00000000" w:rsidR="00000000" w:rsidRPr="00000000">
        <w:rPr>
          <w:rFonts w:ascii="Times New Roman" w:cs="Times New Roman" w:eastAsia="Times New Roman" w:hAnsi="Times New Roman"/>
          <w:sz w:val="24"/>
          <w:szCs w:val="24"/>
          <w:rtl w:val="0"/>
        </w:rPr>
        <w:t xml:space="preserve">, empowering communities and local governments, though systems for this are not yet in place.</w:t>
      </w:r>
    </w:p>
    <w:p w:rsidR="00000000" w:rsidDel="00000000" w:rsidP="00000000" w:rsidRDefault="00000000" w:rsidRPr="00000000" w14:paraId="00000258">
      <w:pPr>
        <w:numPr>
          <w:ilvl w:val="0"/>
          <w:numId w:val="3"/>
        </w:numPr>
        <w:ind w:left="720" w:hanging="360"/>
        <w:rPr>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The demonstrated </w:t>
      </w:r>
      <w:r w:rsidDel="00000000" w:rsidR="00000000" w:rsidRPr="00000000">
        <w:rPr>
          <w:rFonts w:ascii="Times New Roman" w:cs="Times New Roman" w:eastAsia="Times New Roman" w:hAnsi="Times New Roman"/>
          <w:b w:val="1"/>
          <w:bCs w:val="1"/>
          <w:sz w:val="24"/>
          <w:szCs w:val="24"/>
          <w:rtl w:val="0"/>
        </w:rPr>
        <w:t xml:space="preserve">decision-support tool was seen as highly relevant</w:t>
      </w:r>
      <w:r w:rsidDel="00000000" w:rsidR="00000000" w:rsidRPr="00000000">
        <w:rPr>
          <w:rFonts w:ascii="Times New Roman" w:cs="Times New Roman" w:eastAsia="Times New Roman" w:hAnsi="Times New Roman"/>
          <w:sz w:val="24"/>
          <w:szCs w:val="24"/>
          <w:rtl w:val="0"/>
        </w:rPr>
        <w:t xml:space="preserve">, particularly for </w:t>
      </w:r>
      <w:r w:rsidDel="00000000" w:rsidR="00000000" w:rsidRPr="00000000">
        <w:rPr>
          <w:rFonts w:ascii="Times New Roman" w:cs="Times New Roman" w:eastAsia="Times New Roman" w:hAnsi="Times New Roman"/>
          <w:b w:val="1"/>
          <w:bCs w:val="1"/>
          <w:sz w:val="24"/>
          <w:szCs w:val="24"/>
          <w:rtl w:val="0"/>
        </w:rPr>
        <w:t xml:space="preserve">integrating data, estimating ROI of interventions, and enabling objective prioritization of limited funds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fcypkioiu8ax"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Meeting Notes Additional Collector and others</w:t>
      </w:r>
      <w:r w:rsidDel="00000000" w:rsidR="00000000" w:rsidRPr="00000000">
        <w:rPr>
          <w:rtl w:val="0"/>
        </w:rPr>
      </w:r>
    </w:p>
    <w:p w:rsidR="00000000" w:rsidDel="00000000" w:rsidP="00000000" w:rsidRDefault="00000000" w:rsidRPr="00000000" w14:paraId="0000025A">
      <w:pPr>
        <w:pStyle w:val="Heading2"/>
        <w:rPr>
          <w:rFonts w:ascii="Times New Roman" w:cs="Times New Roman" w:eastAsia="Times New Roman" w:hAnsi="Times New Roman"/>
          <w:sz w:val="22"/>
          <w:szCs w:val="22"/>
        </w:rPr>
      </w:pPr>
      <w:bookmarkStart w:colFirst="0" w:colLast="0" w:name="_rmycihhapmd6" w:id="23"/>
      <w:bookmarkEnd w:id="23"/>
      <w:r w:rsidDel="00000000" w:rsidR="00000000" w:rsidRPr="00000000">
        <w:rPr>
          <w:rFonts w:ascii="Times New Roman" w:cs="Times New Roman" w:eastAsia="Times New Roman" w:hAnsi="Times New Roman"/>
          <w:sz w:val="22"/>
          <w:szCs w:val="22"/>
          <w:rtl w:val="0"/>
        </w:rPr>
        <w:t xml:space="preserve">Feb 21, 2026</w:t>
      </w:r>
      <w:r w:rsidDel="00000000" w:rsidR="00000000" w:rsidRPr="00000000">
        <w:rPr>
          <w:rFonts w:ascii="Times New Roman" w:cs="Times New Roman" w:eastAsia="Times New Roman" w:hAnsi="Times New Roman"/>
          <w:sz w:val="22"/>
          <w:szCs w:val="22"/>
          <w:rtl w:val="0"/>
        </w:rPr>
        <w:t xml:space="preserve"> | </w:t>
      </w:r>
    </w:p>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Attendees: </w:t>
      </w:r>
      <w:hyperlink r:id="rId17">
        <w:r w:rsidDel="00000000" w:rsidR="00000000" w:rsidRPr="00000000">
          <w:rPr>
            <w:rFonts w:ascii="Times New Roman" w:cs="Times New Roman" w:eastAsia="Times New Roman" w:hAnsi="Times New Roman"/>
            <w:color w:val="0000ee"/>
            <w:u w:val="single"/>
            <w:rtl w:val="0"/>
          </w:rPr>
          <w:t xml:space="preserve">Trishika Nakkina</w:t>
        </w:r>
      </w:hyperlink>
      <w:r w:rsidDel="00000000" w:rsidR="00000000" w:rsidRPr="00000000">
        <w:rPr>
          <w:rFonts w:ascii="Times New Roman" w:cs="Times New Roman" w:eastAsia="Times New Roman" w:hAnsi="Times New Roman"/>
          <w:rtl w:val="0"/>
        </w:rPr>
        <w:t xml:space="preserve"> </w:t>
      </w:r>
      <w:hyperlink r:id="rId18">
        <w:r w:rsidDel="00000000" w:rsidR="00000000" w:rsidRPr="00000000">
          <w:rPr>
            <w:rFonts w:ascii="Times New Roman" w:cs="Times New Roman" w:eastAsia="Times New Roman" w:hAnsi="Times New Roman"/>
            <w:color w:val="0000ee"/>
            <w:u w:val="single"/>
            <w:rtl w:val="0"/>
          </w:rPr>
          <w:t xml:space="preserve">page.lucye@gmail.com</w:t>
        </w:r>
      </w:hyperlink>
      <w:r w:rsidDel="00000000" w:rsidR="00000000" w:rsidRPr="00000000">
        <w:rPr>
          <w:rFonts w:ascii="Times New Roman" w:cs="Times New Roman" w:eastAsia="Times New Roman" w:hAnsi="Times New Roman"/>
          <w:rtl w:val="0"/>
        </w:rPr>
        <w:t xml:space="preserve"> </w:t>
      </w:r>
      <w:hyperlink r:id="rId19">
        <w:r w:rsidDel="00000000" w:rsidR="00000000" w:rsidRPr="00000000">
          <w:rPr>
            <w:rFonts w:ascii="Times New Roman" w:cs="Times New Roman" w:eastAsia="Times New Roman" w:hAnsi="Times New Roman"/>
            <w:color w:val="0000ee"/>
            <w:u w:val="single"/>
            <w:rtl w:val="0"/>
          </w:rPr>
          <w:t xml:space="preserve">Anindya Singh</w:t>
        </w:r>
      </w:hyperlink>
      <w:r w:rsidDel="00000000" w:rsidR="00000000" w:rsidRPr="00000000">
        <w:rPr>
          <w:rtl w:val="0"/>
        </w:rPr>
      </w:r>
    </w:p>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D">
      <w:pPr>
        <w:rPr>
          <w:rFonts w:ascii="Times New Roman" w:cs="Times New Roman" w:eastAsia="Times New Roman" w:hAnsi="Times New Roman"/>
        </w:rPr>
      </w:pPr>
      <w:commentRangeStart w:id="1"/>
      <w:commentRangeStart w:id="2"/>
      <w:commentRangeStart w:id="3"/>
      <w:commentRangeStart w:id="4"/>
      <w:commentRangeStart w:id="5"/>
      <w:r w:rsidDel="00000000" w:rsidR="00000000" w:rsidRPr="00000000">
        <w:rPr>
          <w:rtl w:val="0"/>
        </w:rPr>
      </w:r>
    </w:p>
    <w:p w:rsidR="00000000" w:rsidDel="00000000" w:rsidP="00000000" w:rsidRDefault="00000000" w:rsidRPr="00000000" w14:paraId="0000025E">
      <w:pPr>
        <w:rPr>
          <w:rFonts w:ascii="Times New Roman" w:cs="Times New Roman" w:eastAsia="Times New Roman" w:hAnsi="Times New Roman"/>
          <w:b w:val="1"/>
          <w:bCs w:val="1"/>
        </w:rPr>
      </w:pP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Fonts w:ascii="Times New Roman" w:cs="Times New Roman" w:eastAsia="Times New Roman" w:hAnsi="Times New Roman"/>
          <w:b w:val="1"/>
          <w:bCs w:val="1"/>
          <w:rtl w:val="0"/>
        </w:rPr>
        <w:t xml:space="preserve">Additional Collector:</w:t>
      </w:r>
    </w:p>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Can you give kind of an overview of what the tool is?</w:t>
      </w:r>
    </w:p>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Lucy and Leigh: </w:t>
      </w:r>
    </w:p>
    <w:p w:rsidR="00000000" w:rsidDel="00000000" w:rsidP="00000000" w:rsidRDefault="00000000" w:rsidRPr="00000000" w14:paraId="000002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for our team is that we are trying to develop an AI-based collaborative conversation-based tool that improves district budgeting for climate resilient investments. We are co-designing this with Inclusion Economics India Center at Yale University and Google’s AI Lab. We are working in collaboration with MoRD at the national level and meeting with people across districts to understand how to develop a tool that would be of most use, especially at the district decision level.</w:t>
      </w:r>
    </w:p>
    <w:p w:rsidR="00000000" w:rsidDel="00000000" w:rsidP="00000000" w:rsidRDefault="00000000" w:rsidRPr="00000000" w14:paraId="000002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focus of the tool is to pull together data sources from many different departments related to water management, flood, drought, heat risk, and put this in one place along with recommendations for resilience mitigation activities to facilitate more integrated return-on-investment-based decision-making on climate resilience.</w:t>
      </w:r>
    </w:p>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idea is to build a tool that will bring together future climate risk information, present risk information, and vulnerability information so that investments can be prioritized and targeted to the lowest income, most vulnerable parts of each district</w:t>
      </w:r>
    </w:p>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Is the problem you are trying to solve actually a problem that we have?</w:t>
      </w:r>
    </w:p>
    <w:p w:rsidR="00000000" w:rsidDel="00000000" w:rsidP="00000000" w:rsidRDefault="00000000" w:rsidRPr="00000000" w14:paraId="000002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Collector:</w:t>
      </w:r>
    </w:p>
    <w:p w:rsidR="00000000" w:rsidDel="00000000" w:rsidP="00000000" w:rsidRDefault="00000000" w:rsidRPr="00000000" w14:paraId="000002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major challenge is water as a source which has been depleting over the years as urbanization grows, trees are cut, mining takes place, road construction happens. These activities are reducing water sources. There have been instances where rivers are completely wiped out.</w:t>
      </w:r>
    </w:p>
    <w:p w:rsidR="00000000" w:rsidDel="00000000" w:rsidP="00000000" w:rsidRDefault="00000000" w:rsidRPr="00000000" w14:paraId="000002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present Shillong water supply scheme has a lot of siltation. The dam has a lot of siltation. Because of that, storage capacity is reduced. We are facing water shortages in urban and suburban areas.</w:t>
      </w:r>
    </w:p>
    <w:p w:rsidR="00000000" w:rsidDel="00000000" w:rsidP="00000000" w:rsidRDefault="00000000" w:rsidRPr="00000000" w14:paraId="000002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rural areas it varies. Some areas have rainfall but are not able to tap water properly. Under MGNREGA initially people were more interested in building infrastructure and roads, not water-related works. This mindset is slowly changing.</w:t>
      </w:r>
    </w:p>
    <w:p w:rsidR="00000000" w:rsidDel="00000000" w:rsidP="00000000" w:rsidRDefault="00000000" w:rsidRPr="00000000" w14:paraId="000002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Areas like Sohra have heavy rainfall but the rock structure does not retain water. The water flows down to Bangladesh. These are issues peculiar to our district.</w:t>
      </w:r>
    </w:p>
    <w:p w:rsidR="00000000" w:rsidDel="00000000" w:rsidP="00000000" w:rsidRDefault="00000000" w:rsidRPr="00000000" w14:paraId="0000026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Are decisions being made at district level for investments in water?</w:t>
      </w:r>
    </w:p>
    <w:p w:rsidR="00000000" w:rsidDel="00000000" w:rsidP="00000000" w:rsidRDefault="00000000" w:rsidRPr="00000000" w14:paraId="000002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Collector:</w:t>
      </w:r>
    </w:p>
    <w:p w:rsidR="00000000" w:rsidDel="00000000" w:rsidP="00000000" w:rsidRDefault="00000000" w:rsidRPr="00000000" w14:paraId="000002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departments have their schemes. PHED provides tap water connections. Water Resources brings water to agricultural fields. MGNREGA can do water conservation but also focuses on infrastructure.</w:t>
      </w:r>
    </w:p>
    <w:p w:rsidR="00000000" w:rsidDel="00000000" w:rsidP="00000000" w:rsidRDefault="00000000" w:rsidRPr="00000000" w14:paraId="000002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Government of India has mandated that 60% of funds under MGNREGA go to NRM activities, but practically it is not always followed because priorities differ from village to village.</w:t>
      </w:r>
    </w:p>
    <w:p w:rsidR="00000000" w:rsidDel="00000000" w:rsidP="00000000" w:rsidRDefault="00000000" w:rsidRPr="00000000" w14:paraId="000002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mapped river catchment areas, water sources across the district, critical sources of water, and water harvest structures. We have uploaded data on the portal.</w:t>
      </w:r>
    </w:p>
    <w:p w:rsidR="00000000" w:rsidDel="00000000" w:rsidP="00000000" w:rsidRDefault="00000000" w:rsidRPr="00000000" w14:paraId="000002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through convergence with other departments, we try to identify stressed villages and come up with proposals under convergence mode with various departments including CSR funds.</w:t>
      </w:r>
    </w:p>
    <w:p w:rsidR="00000000" w:rsidDel="00000000" w:rsidP="00000000" w:rsidRDefault="00000000" w:rsidRPr="00000000" w14:paraId="0000027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How different is this from other AI tools? What is your data source? (official from the Forest dept.)</w:t>
      </w:r>
    </w:p>
    <w:p w:rsidR="00000000" w:rsidDel="00000000" w:rsidP="00000000" w:rsidRDefault="00000000" w:rsidRPr="00000000" w14:paraId="000002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Leigh Anne:</w:t>
      </w:r>
    </w:p>
    <w:p w:rsidR="00000000" w:rsidDel="00000000" w:rsidP="00000000" w:rsidRDefault="00000000" w:rsidRPr="00000000" w14:paraId="000002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dirty secret of AI is it’s always about the data. No matter how good the AI tool is, it’s no good without good data.</w:t>
      </w:r>
    </w:p>
    <w:p w:rsidR="00000000" w:rsidDel="00000000" w:rsidP="00000000" w:rsidRDefault="00000000" w:rsidRPr="00000000" w14:paraId="000002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 now it’s based on what is publicly available online, public government reports, newspaper articles, global datasets including World Bank data. We have not used Government of India data specifically yet.</w:t>
      </w:r>
    </w:p>
    <w:p w:rsidR="00000000" w:rsidDel="00000000" w:rsidP="00000000" w:rsidRDefault="00000000" w:rsidRPr="00000000" w14:paraId="000002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What is the nature-based solution you could offer for Zone 5 which is highly vulnerable?  (official from the Forest dept.) While looking at the prototype cards</w:t>
      </w:r>
    </w:p>
    <w:p w:rsidR="00000000" w:rsidDel="00000000" w:rsidP="00000000" w:rsidRDefault="00000000" w:rsidRPr="00000000" w14:paraId="000002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Leigh Anne:</w:t>
      </w:r>
    </w:p>
    <w:p w:rsidR="00000000" w:rsidDel="00000000" w:rsidP="00000000" w:rsidRDefault="00000000" w:rsidRPr="00000000" w14:paraId="000002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many that can be put in the tool. One example is expanding an existing reforestation program. For landslide risk and water silt risk, there are plants with very big roots that stabilize banks. The tool would suggest where to implement such interventions</w:t>
      </w:r>
    </w:p>
    <w:p w:rsidR="00000000" w:rsidDel="00000000" w:rsidP="00000000" w:rsidRDefault="00000000" w:rsidRPr="00000000" w14:paraId="000002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If we are going for plantation, there will be many options. Which location would be optimum? What parameters do you check? (official from the Forest dept.)</w:t>
      </w:r>
    </w:p>
    <w:p w:rsidR="00000000" w:rsidDel="00000000" w:rsidP="00000000" w:rsidRDefault="00000000" w:rsidRPr="00000000" w14:paraId="000002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Leigh Anne:</w:t>
      </w:r>
    </w:p>
    <w:p w:rsidR="00000000" w:rsidDel="00000000" w:rsidP="00000000" w:rsidRDefault="00000000" w:rsidRPr="00000000" w14:paraId="000002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all about local context. We must partner with local universities and local blocks and get their inputs.</w:t>
      </w:r>
    </w:p>
    <w:p w:rsidR="00000000" w:rsidDel="00000000" w:rsidP="00000000" w:rsidRDefault="00000000" w:rsidRPr="00000000" w14:paraId="000002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 now parameters are broad, where you had trouble in the past, how to prevent it in future. The tool needs local experts to give opinions.</w:t>
      </w:r>
    </w:p>
    <w:p w:rsidR="00000000" w:rsidDel="00000000" w:rsidP="00000000" w:rsidRDefault="00000000" w:rsidRPr="00000000" w14:paraId="0000027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If we give you a list of water sources in our district, how do we map over five years which are being depleted? (official from the Forest dept.)</w:t>
      </w:r>
    </w:p>
    <w:p w:rsidR="00000000" w:rsidDel="00000000" w:rsidP="00000000" w:rsidRDefault="00000000" w:rsidRPr="00000000" w14:paraId="000002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Leigh Anne:</w:t>
      </w:r>
    </w:p>
    <w:p w:rsidR="00000000" w:rsidDel="00000000" w:rsidP="00000000" w:rsidRDefault="00000000" w:rsidRPr="00000000" w14:paraId="000002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started this project thinking about making available the best climate projection data. The tool would combine existing water source data with projection models to project where water resources are likely to deplete fastest.</w:t>
      </w:r>
    </w:p>
    <w:p w:rsidR="00000000" w:rsidDel="00000000" w:rsidP="00000000" w:rsidRDefault="00000000" w:rsidRPr="00000000" w14:paraId="000002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best data is ground truth data from people in the field. The tool can blend ground data, satellite data, and potentially sensors.</w:t>
      </w:r>
    </w:p>
    <w:p w:rsidR="00000000" w:rsidDel="00000000" w:rsidP="00000000" w:rsidRDefault="00000000" w:rsidRPr="00000000" w14:paraId="0000028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Will this be district-based or block-based? (Additional Collector)</w:t>
      </w:r>
    </w:p>
    <w:p w:rsidR="00000000" w:rsidDel="00000000" w:rsidP="00000000" w:rsidRDefault="00000000" w:rsidRPr="00000000" w14:paraId="000002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Leigh Anne:</w:t>
      </w:r>
    </w:p>
    <w:p w:rsidR="00000000" w:rsidDel="00000000" w:rsidP="00000000" w:rsidRDefault="00000000" w:rsidRPr="00000000" w14:paraId="000002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can have multiple levels, district perspective, department-level deeper perspective, and block or community-wise navigation.</w:t>
      </w:r>
    </w:p>
    <w:p w:rsidR="00000000" w:rsidDel="00000000" w:rsidP="00000000" w:rsidRDefault="00000000" w:rsidRPr="00000000" w14:paraId="0000028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What would make us trust this tool? How dependable is the data? ((official from the Forest dept.)</w:t>
      </w:r>
    </w:p>
    <w:p w:rsidR="00000000" w:rsidDel="00000000" w:rsidP="00000000" w:rsidRDefault="00000000" w:rsidRPr="00000000" w14:paraId="000002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Leigh Anne:</w:t>
      </w:r>
    </w:p>
    <w:p w:rsidR="00000000" w:rsidDel="00000000" w:rsidP="00000000" w:rsidRDefault="00000000" w:rsidRPr="00000000" w14:paraId="000002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source of data and how calculations are done must be visible. The report will link to data sources and calculations. The human must make the decision. The machine must provide explanation.</w:t>
      </w:r>
    </w:p>
    <w:p w:rsidR="00000000" w:rsidDel="00000000" w:rsidP="00000000" w:rsidRDefault="00000000" w:rsidRPr="00000000" w14:paraId="000002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data is incomplete, the machine should warn you. It must always be government-owned data. Data sovereignty is number one.</w:t>
      </w:r>
    </w:p>
    <w:p w:rsidR="00000000" w:rsidDel="00000000" w:rsidP="00000000" w:rsidRDefault="00000000" w:rsidRPr="00000000" w14:paraId="000002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Is it going to be free? (Additional Collector)</w:t>
      </w:r>
    </w:p>
    <w:p w:rsidR="00000000" w:rsidDel="00000000" w:rsidP="00000000" w:rsidRDefault="00000000" w:rsidRPr="00000000" w14:paraId="000002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Leigh Anne:</w:t>
      </w:r>
    </w:p>
    <w:p w:rsidR="00000000" w:rsidDel="00000000" w:rsidP="00000000" w:rsidRDefault="00000000" w:rsidRPr="00000000" w14:paraId="000002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Government of India would pay some cost for co-developing. Don’t worry about that. This is day one of trying. We need about six months to build with you.</w:t>
      </w:r>
    </w:p>
    <w:p w:rsidR="00000000" w:rsidDel="00000000" w:rsidP="00000000" w:rsidRDefault="00000000" w:rsidRPr="00000000" w14:paraId="0000029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Can you share the demo and questionnaire so departments can review and give inputs?</w:t>
      </w:r>
    </w:p>
    <w:p w:rsidR="00000000" w:rsidDel="00000000" w:rsidP="00000000" w:rsidRDefault="00000000" w:rsidRPr="00000000" w14:paraId="000002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Leigh Anne:</w:t>
      </w:r>
    </w:p>
    <w:p w:rsidR="00000000" w:rsidDel="00000000" w:rsidP="00000000" w:rsidRDefault="00000000" w:rsidRPr="00000000" w14:paraId="000002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we can share the demo and questionnaire. We can meet department-wise, understand what forest department wants, what water resources want, what PHED wants, and modify accordingly. We can feed data and come back.</w:t>
      </w:r>
    </w:p>
    <w:p w:rsidR="00000000" w:rsidDel="00000000" w:rsidP="00000000" w:rsidRDefault="00000000" w:rsidRPr="00000000" w14:paraId="0000029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Closing Exchange:</w:t>
      </w:r>
    </w:p>
    <w:p w:rsidR="00000000" w:rsidDel="00000000" w:rsidP="00000000" w:rsidRDefault="00000000" w:rsidRPr="00000000" w14:paraId="000002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Collector:</w:t>
        <w:br w:type="textWrapping"/>
        <w:t xml:space="preserve"> “Let us use this for a while, then we can answer better after practical experience.”</w:t>
      </w:r>
    </w:p>
    <w:p w:rsidR="00000000" w:rsidDel="00000000" w:rsidP="00000000" w:rsidRDefault="00000000" w:rsidRPr="00000000" w14:paraId="0000029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Leigh Anne:</w:t>
      </w:r>
    </w:p>
    <w:p w:rsidR="00000000" w:rsidDel="00000000" w:rsidP="00000000" w:rsidRDefault="00000000" w:rsidRPr="00000000" w14:paraId="0000029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“I will be back in April with a better demo. You can message anytime and say this is bad, this is good.”</w:t>
      </w:r>
      <w:r w:rsidDel="00000000" w:rsidR="00000000" w:rsidRPr="00000000">
        <w:rPr>
          <w:rtl w:val="0"/>
        </w:rPr>
      </w:r>
    </w:p>
    <w:p w:rsidR="00000000" w:rsidDel="00000000" w:rsidP="00000000" w:rsidRDefault="00000000" w:rsidRPr="00000000" w14:paraId="0000029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wxt5msowwvo" w:id="24"/>
      <w:bookmarkEnd w:id="24"/>
      <w:r w:rsidDel="00000000" w:rsidR="00000000" w:rsidRPr="00000000">
        <w:rPr>
          <w:rFonts w:ascii="Times New Roman" w:cs="Times New Roman" w:eastAsia="Times New Roman" w:hAnsi="Times New Roman"/>
          <w:b w:val="1"/>
          <w:bCs w:val="1"/>
          <w:color w:val="000000"/>
          <w:sz w:val="26"/>
          <w:szCs w:val="26"/>
          <w:rtl w:val="0"/>
        </w:rPr>
        <w:t xml:space="preserve">Key Takeaways</w:t>
      </w:r>
    </w:p>
    <w:p w:rsidR="00000000" w:rsidDel="00000000" w:rsidP="00000000" w:rsidRDefault="00000000" w:rsidRPr="00000000" w14:paraId="000002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district administration’s primary concern is water stress and depletion, driven by urbanization, siltation, deforestation, and weak inter-departmental convergence. While multiple departments are implementing schemes (PHED, Water Resources, MGNREGA), there is fragmentation in planning and limited integrated decision-making.</w:t>
      </w:r>
    </w:p>
    <w:p w:rsidR="00000000" w:rsidDel="00000000" w:rsidP="00000000" w:rsidRDefault="00000000" w:rsidRPr="00000000" w14:paraId="000002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AI tool was seen as potentially useful for:</w:t>
      </w:r>
    </w:p>
    <w:p w:rsidR="00000000" w:rsidDel="00000000" w:rsidP="00000000" w:rsidRDefault="00000000" w:rsidRPr="00000000" w14:paraId="0000029B">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Integrating multi-departmental data in one platform</w:t>
        <w:br w:type="textWrapping"/>
      </w:r>
    </w:p>
    <w:p w:rsidR="00000000" w:rsidDel="00000000" w:rsidP="00000000" w:rsidRDefault="00000000" w:rsidRPr="00000000" w14:paraId="0000029C">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 convergence across schemes</w:t>
        <w:br w:type="textWrapping"/>
      </w:r>
    </w:p>
    <w:p w:rsidR="00000000" w:rsidDel="00000000" w:rsidP="00000000" w:rsidRDefault="00000000" w:rsidRPr="00000000" w14:paraId="0000029D">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Providing projection-based planning (future depletion, climate risk)</w:t>
        <w:br w:type="textWrapping"/>
      </w:r>
    </w:p>
    <w:p w:rsidR="00000000" w:rsidDel="00000000" w:rsidP="00000000" w:rsidRDefault="00000000" w:rsidRPr="00000000" w14:paraId="0000029E">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Offering ROI-linked justification for interventions</w:t>
        <w:br w:type="textWrapping"/>
      </w:r>
    </w:p>
    <w:p w:rsidR="00000000" w:rsidDel="00000000" w:rsidP="00000000" w:rsidRDefault="00000000" w:rsidRPr="00000000" w14:paraId="000002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three clear conditions emerged:</w:t>
      </w:r>
    </w:p>
    <w:p w:rsidR="00000000" w:rsidDel="00000000" w:rsidP="00000000" w:rsidRDefault="00000000" w:rsidRPr="00000000" w14:paraId="000002A0">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sovereignty must remain fully with the government.</w:t>
        <w:br w:type="textWrapping"/>
      </w:r>
    </w:p>
    <w:p w:rsidR="00000000" w:rsidDel="00000000" w:rsidP="00000000" w:rsidRDefault="00000000" w:rsidRPr="00000000" w14:paraId="000002A1">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Recommendations must be explainable and defensible (clear sources and calculations).</w:t>
        <w:br w:type="textWrapping"/>
      </w:r>
    </w:p>
    <w:p w:rsidR="00000000" w:rsidDel="00000000" w:rsidP="00000000" w:rsidRDefault="00000000" w:rsidRPr="00000000" w14:paraId="000002A2">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Departments must be involved iteratively in co-design before adoption.</w:t>
      </w:r>
      <w:r w:rsidDel="00000000" w:rsidR="00000000" w:rsidRPr="00000000">
        <w:rPr>
          <w:rtl w:val="0"/>
        </w:rPr>
      </w:r>
    </w:p>
    <w:p w:rsidR="00000000" w:rsidDel="00000000" w:rsidP="00000000" w:rsidRDefault="00000000" w:rsidRPr="00000000" w14:paraId="000002A3">
      <w:pPr>
        <w:spacing w:after="240" w:before="240" w:lineRule="auto"/>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5840" w:w="12240" w:orient="portrait"/>
          <w:pgMar w:bottom="1440" w:top="1440" w:left="1440" w:right="1440" w:header="720" w:footer="720"/>
          <w:pgNumType w:start="1"/>
        </w:sectPr>
      </w:pPr>
      <w:bookmarkStart w:colFirst="0" w:colLast="0" w:name="_x3s1j174yc92"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Nandurbar Notes</w:t>
      </w:r>
      <w:r w:rsidDel="00000000" w:rsidR="00000000" w:rsidRPr="00000000">
        <w:rPr>
          <w:rtl w:val="0"/>
        </w:rPr>
      </w:r>
    </w:p>
    <w:p w:rsidR="00000000" w:rsidDel="00000000" w:rsidP="00000000" w:rsidRDefault="00000000" w:rsidRPr="00000000" w14:paraId="000002A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d12fk4aoei7"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Meeting with Mithali Sethi and others</w:t>
      </w:r>
      <w:r w:rsidDel="00000000" w:rsidR="00000000" w:rsidRPr="00000000">
        <w:rPr>
          <w:rtl w:val="0"/>
        </w:rPr>
      </w:r>
    </w:p>
    <w:p w:rsidR="00000000" w:rsidDel="00000000" w:rsidP="00000000" w:rsidRDefault="00000000" w:rsidRPr="00000000" w14:paraId="000002A7">
      <w:pPr>
        <w:pStyle w:val="Heading2"/>
        <w:rPr>
          <w:rFonts w:ascii="Times New Roman" w:cs="Times New Roman" w:eastAsia="Times New Roman" w:hAnsi="Times New Roman"/>
          <w:sz w:val="24"/>
          <w:szCs w:val="24"/>
        </w:rPr>
      </w:pPr>
      <w:bookmarkStart w:colFirst="0" w:colLast="0" w:name="_ls4opaloxg3k" w:id="27"/>
      <w:bookmarkEnd w:id="27"/>
      <w:r w:rsidDel="00000000" w:rsidR="00000000" w:rsidRPr="00000000">
        <w:rPr>
          <w:rFonts w:ascii="Times New Roman" w:cs="Times New Roman" w:eastAsia="Times New Roman" w:hAnsi="Times New Roman"/>
          <w:sz w:val="24"/>
          <w:szCs w:val="24"/>
          <w:rtl w:val="0"/>
        </w:rPr>
        <w:t xml:space="preserve">Feb 24, 2026</w:t>
      </w:r>
      <w:r w:rsidDel="00000000" w:rsidR="00000000" w:rsidRPr="00000000">
        <w:rPr>
          <w:rFonts w:ascii="Times New Roman" w:cs="Times New Roman" w:eastAsia="Times New Roman" w:hAnsi="Times New Roman"/>
          <w:sz w:val="24"/>
          <w:szCs w:val="24"/>
          <w:rtl w:val="0"/>
        </w:rPr>
        <w:t xml:space="preserve"> | Meeting with Mithali Sethi and other govt. officials</w:t>
      </w:r>
    </w:p>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Attendees: </w:t>
      </w:r>
      <w:hyperlink r:id="rId20">
        <w:r w:rsidDel="00000000" w:rsidR="00000000" w:rsidRPr="00000000">
          <w:rPr>
            <w:rFonts w:ascii="Times New Roman" w:cs="Times New Roman" w:eastAsia="Times New Roman" w:hAnsi="Times New Roman"/>
            <w:color w:val="0000ee"/>
            <w:sz w:val="24"/>
            <w:szCs w:val="24"/>
            <w:u w:val="single"/>
            <w:rtl w:val="0"/>
          </w:rPr>
          <w:t xml:space="preserve">Saanjuli Gupta</w:t>
        </w:r>
      </w:hyperlink>
      <w:hyperlink r:id="rId21">
        <w:r w:rsidDel="00000000" w:rsidR="00000000" w:rsidRPr="00000000">
          <w:rPr>
            <w:rFonts w:ascii="Times New Roman" w:cs="Times New Roman" w:eastAsia="Times New Roman" w:hAnsi="Times New Roman"/>
            <w:color w:val="0000ee"/>
            <w:sz w:val="24"/>
            <w:szCs w:val="24"/>
            <w:u w:val="single"/>
            <w:rtl w:val="0"/>
          </w:rPr>
          <w:t xml:space="preserve">Anindya Singh</w:t>
        </w:r>
      </w:hyperlink>
      <w:r w:rsidDel="00000000" w:rsidR="00000000" w:rsidRPr="00000000">
        <w:rPr>
          <w:rtl w:val="0"/>
        </w:rPr>
      </w:r>
    </w:p>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the purpose of today’s meeting and what is this prototype about?</w:t>
      </w:r>
    </w:p>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Saanjuli:</w:t>
      </w:r>
    </w:p>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explained that they would begin with a few questions to refine the prototype. A questionnaire had already been submitted, and the prototype is open to complete change based on feedback. The district was selected, and before demonstrating the prototype, answers to preliminary questions would help refine it better. This is not a final tool but a proof-of-concept prototype intended for feedback.</w:t>
      </w:r>
    </w:p>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Q. </w:t>
      </w:r>
      <w:r w:rsidDel="00000000" w:rsidR="00000000" w:rsidRPr="00000000">
        <w:rPr>
          <w:rFonts w:ascii="Times New Roman" w:cs="Times New Roman" w:eastAsia="Times New Roman" w:hAnsi="Times New Roman"/>
          <w:b w:val="1"/>
          <w:bCs w:val="1"/>
          <w:sz w:val="24"/>
          <w:szCs w:val="24"/>
          <w:rtl w:val="0"/>
        </w:rPr>
        <w:t xml:space="preserve">What are the district’s top priorities in terms of climate resilient assets? (Saanjuli)</w:t>
      </w:r>
    </w:p>
    <w:p w:rsidR="00000000" w:rsidDel="00000000" w:rsidP="00000000" w:rsidRDefault="00000000" w:rsidRPr="00000000" w14:paraId="000002B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Mithali Sethi:</w:t>
      </w:r>
    </w:p>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priority is soil conservation. Due to heavy runoff, soil erosion is happening, and if soil is conserved, groundwater levels can increase.</w:t>
      </w:r>
    </w:p>
    <w:p w:rsidR="00000000" w:rsidDel="00000000" w:rsidP="00000000" w:rsidRDefault="00000000" w:rsidRPr="00000000" w14:paraId="000002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larger issue is that the entire watershed is not managed properly. The district receives around 900 mm of rainfall annually, yet there is no irrigation during the heavy season, and in March and April there is no drinking water. Around 250 habitations get disconnected during monsoon because there is too much water, but in summer there is scarcity.</w:t>
      </w:r>
    </w:p>
    <w:p w:rsidR="00000000" w:rsidDel="00000000" w:rsidP="00000000" w:rsidRDefault="00000000" w:rsidRPr="00000000" w14:paraId="000002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not a rainfall problem but a structural problem. There are no adequate structures to store water. If water could be retained where it falls, both flood and drought issues could be mitigated.</w:t>
      </w:r>
    </w:p>
    <w:p w:rsidR="00000000" w:rsidDel="00000000" w:rsidP="00000000" w:rsidRDefault="00000000" w:rsidRPr="00000000" w14:paraId="000002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issue is deforestation. Many trees have been cut for cultivation in previous years. Forestation is necessary because it would hold more water, repair soil, and strengthen the overall water ecosystem.</w:t>
      </w:r>
    </w:p>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issue is community participation. Planning should not remain only with the administration. Communities must be involved in designing and maintaining water structures.</w:t>
      </w:r>
    </w:p>
    <w:p w:rsidR="00000000" w:rsidDel="00000000" w:rsidP="00000000" w:rsidRDefault="00000000" w:rsidRPr="00000000" w14:paraId="000002B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 Is migration primarily due to water scarcity?</w:t>
      </w:r>
    </w:p>
    <w:p w:rsidR="00000000" w:rsidDel="00000000" w:rsidP="00000000" w:rsidRDefault="00000000" w:rsidRPr="00000000" w14:paraId="000002B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Mithali Sethi: </w:t>
      </w:r>
    </w:p>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Migration may be linked to water scarcity, but it is also due to broader structural issues. The real problem is that the watershed is not managed properly. The district has good rainfall and even a river along its border, but because there are no proper storage structures, water is not retained. As a result, both excess water and scarcity coexist. If water could be stored effectively, both migration and drinking water issues could reduce.</w:t>
      </w:r>
    </w:p>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Q. </w:t>
      </w:r>
      <w:r w:rsidDel="00000000" w:rsidR="00000000" w:rsidRPr="00000000">
        <w:rPr>
          <w:rFonts w:ascii="Times New Roman" w:cs="Times New Roman" w:eastAsia="Times New Roman" w:hAnsi="Times New Roman"/>
          <w:b w:val="1"/>
          <w:bCs w:val="1"/>
          <w:sz w:val="24"/>
          <w:szCs w:val="24"/>
          <w:rtl w:val="0"/>
        </w:rPr>
        <w:t xml:space="preserve">How is the district currently ensuring community participation in water conservation?</w:t>
      </w:r>
    </w:p>
    <w:p w:rsidR="00000000" w:rsidDel="00000000" w:rsidP="00000000" w:rsidRDefault="00000000" w:rsidRPr="00000000" w14:paraId="000002B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Mithali Sethi: </w:t>
      </w:r>
    </w:p>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district is implementing Mission JAL and has partnered with an organization to strengthen community participation. Around 300 individuals are being trained as water conservation volunteers.</w:t>
      </w:r>
    </w:p>
    <w:p w:rsidR="00000000" w:rsidDel="00000000" w:rsidP="00000000" w:rsidRDefault="00000000" w:rsidRPr="00000000" w14:paraId="000002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simply instructing villagers to build structures, demonstrations are conducted physically. For example, five people stand together to demonstrate the structure using their arms, then they measure and mark it on the ground. Unconventional structures such as spring coordination are also discussed, even though some are not permitted under NREGA.</w:t>
      </w:r>
    </w:p>
    <w:p w:rsidR="00000000" w:rsidDel="00000000" w:rsidP="00000000" w:rsidRDefault="00000000" w:rsidRPr="00000000" w14:paraId="000002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Villagers are given certificates stating that the structure created is now their property for maintenance and operation. Trophies are also awarded to reinforce ownership. The idea is that once the structure is built, the community should take responsibility for maintaining it and managing water budgeting.</w:t>
      </w:r>
    </w:p>
    <w:p w:rsidR="00000000" w:rsidDel="00000000" w:rsidP="00000000" w:rsidRDefault="00000000" w:rsidRPr="00000000" w14:paraId="000002C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 What flexibility exists within schemes to design climate-resilient projects?</w:t>
      </w:r>
    </w:p>
    <w:p w:rsidR="00000000" w:rsidDel="00000000" w:rsidP="00000000" w:rsidRDefault="00000000" w:rsidRPr="00000000" w14:paraId="000002C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Mithali Sethi:</w:t>
      </w:r>
    </w:p>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District Strategy Plan (DSP), 25% of district funds are reserved and can be used for projects that increase district GDP. While certain expenditures are restricted, flexibility exists in project design.</w:t>
      </w:r>
    </w:p>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suggested that decision-making authority should be delegated to the district level. When proposals go to the commissioner level, they often get stuck. If a structure is technically certified at the district level, it should be allowed without higher-level delays.</w:t>
      </w:r>
    </w:p>
    <w:p w:rsidR="00000000" w:rsidDel="00000000" w:rsidP="00000000" w:rsidRDefault="00000000" w:rsidRPr="00000000" w14:paraId="000002C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 How does the district plan for floods, droughts, and landslides?</w:t>
      </w:r>
    </w:p>
    <w:p w:rsidR="00000000" w:rsidDel="00000000" w:rsidP="00000000" w:rsidRDefault="00000000" w:rsidRPr="00000000" w14:paraId="000002C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Mithali Sethi: </w:t>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district has a disaster control room and an always-active helpline. During monsoon, river levels are monitored hourly. Districts coordinate with one another to decide whether to release or hold water.</w:t>
      </w:r>
    </w:p>
    <w:p w:rsidR="00000000" w:rsidDel="00000000" w:rsidP="00000000" w:rsidRDefault="00000000" w:rsidRPr="00000000" w14:paraId="000002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systems, rural areas experience drowning-related deaths annually. Drought preparation requires three to four months of advance planning. Landslides increase during monsoon and disrupt roads and schools.</w:t>
      </w:r>
    </w:p>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Flood protection proposals are prepared annually and sent to the state government, but funding is often a constraint. The Prakash Dam was cited as an example of successful flood mitigation in a specific area, but this solution is localized.</w:t>
      </w:r>
    </w:p>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Q. </w:t>
      </w:r>
      <w:r w:rsidDel="00000000" w:rsidR="00000000" w:rsidRPr="00000000">
        <w:rPr>
          <w:rFonts w:ascii="Times New Roman" w:cs="Times New Roman" w:eastAsia="Times New Roman" w:hAnsi="Times New Roman"/>
          <w:b w:val="1"/>
          <w:bCs w:val="1"/>
          <w:sz w:val="24"/>
          <w:szCs w:val="24"/>
          <w:rtl w:val="0"/>
        </w:rPr>
        <w:t xml:space="preserve">What are the challenges in implementing NREGA effectively?</w:t>
      </w:r>
    </w:p>
    <w:p w:rsidR="00000000" w:rsidDel="00000000" w:rsidP="00000000" w:rsidRDefault="00000000" w:rsidRPr="00000000" w14:paraId="000002D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Mithali Sethi: </w:t>
      </w:r>
    </w:p>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district generated significant labor days last year, the objective should not only be employment generation but asset creation. Employment should follow from meaningful asset generation.</w:t>
      </w:r>
    </w:p>
    <w:p w:rsidR="00000000" w:rsidDel="00000000" w:rsidP="00000000" w:rsidRDefault="00000000" w:rsidRPr="00000000" w14:paraId="000002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NREGA requires extensive administrative processes, including estimates, technical sanctions, administrative sanctions, and workload approvals. If governance systems are weak or slow, funds cannot be effectively utilized. States like Kerala and Tamil Nadu perform better because of stronger governance capacity.</w:t>
      </w:r>
    </w:p>
    <w:p w:rsidR="00000000" w:rsidDel="00000000" w:rsidP="00000000" w:rsidRDefault="00000000" w:rsidRPr="00000000" w14:paraId="000002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some regions, there is less enthusiasm for NREGA. Governance quality significantly influences outcomes.</w:t>
      </w:r>
    </w:p>
    <w:p w:rsidR="00000000" w:rsidDel="00000000" w:rsidP="00000000" w:rsidRDefault="00000000" w:rsidRPr="00000000" w14:paraId="000002D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Q. </w:t>
      </w:r>
      <w:r w:rsidDel="00000000" w:rsidR="00000000" w:rsidRPr="00000000">
        <w:rPr>
          <w:rFonts w:ascii="Times New Roman" w:cs="Times New Roman" w:eastAsia="Times New Roman" w:hAnsi="Times New Roman"/>
          <w:b w:val="1"/>
          <w:bCs w:val="1"/>
          <w:sz w:val="24"/>
          <w:szCs w:val="24"/>
          <w:rtl w:val="0"/>
        </w:rPr>
        <w:t xml:space="preserve">What monitoring gaps exist, particularly for forest and agency works?</w:t>
      </w:r>
    </w:p>
    <w:p w:rsidR="00000000" w:rsidDel="00000000" w:rsidP="00000000" w:rsidRDefault="00000000" w:rsidRPr="00000000" w14:paraId="000002D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Mithali Sethi: </w:t>
      </w:r>
    </w:p>
    <w:p w:rsidR="00000000" w:rsidDel="00000000" w:rsidP="00000000" w:rsidRDefault="00000000" w:rsidRPr="00000000" w14:paraId="000002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proper portal for agency works, especially forest department works. In forest-heavy districts, this creates major monitoring challenges. These works are not clearly visible on MIS dashboards, so districts maintain their own Excel sheets to track them, increasing administrative burden</w:t>
      </w:r>
    </w:p>
    <w:p w:rsidR="00000000" w:rsidDel="00000000" w:rsidP="00000000" w:rsidRDefault="00000000" w:rsidRPr="00000000" w14:paraId="000002D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Mithali talked about migration and mapping exercise:</w:t>
      </w:r>
    </w:p>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district conducted a migration mapping exercise using ICBS proxy data. Anganwadis recorded which children were missing during migration months. Out of 950 villages, 250 high out-migration villages were identified. Efforts were concentrated in these villages for employment and asset generation. A NREGA shelf was prepared and administrative processes were completed. However, even after planning, execution was difficult due to portal and structural limitations.</w:t>
      </w:r>
    </w:p>
    <w:p w:rsidR="00000000" w:rsidDel="00000000" w:rsidP="00000000" w:rsidRDefault="00000000" w:rsidRPr="00000000" w14:paraId="000002D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Mithali while looking at the rainfall predictions and other cards in Prototype: </w:t>
      </w:r>
    </w:p>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tool presented scenarios such as doing nothing, moderate intervention, and stronger intervention. There were questions about how ROI is calculated and whether risk reduction is accurately modeled.</w:t>
      </w:r>
    </w:p>
    <w:p w:rsidR="00000000" w:rsidDel="00000000" w:rsidP="00000000" w:rsidRDefault="00000000" w:rsidRPr="00000000" w14:paraId="000002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tool should not stop at planning; it should also guide execution and monitoring. District collectors should be able to see what specific steps need to be taken after selecting a project. There were concerns about rainfall projections and prediction horizons. Questions were raised about the accuracy of Google-based district data and issues of privacy.</w:t>
      </w:r>
    </w:p>
    <w:p w:rsidR="00000000" w:rsidDel="00000000" w:rsidP="00000000" w:rsidRDefault="00000000" w:rsidRPr="00000000" w14:paraId="000002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clarified that the tool was a prototype meant for feedback. The tool should allow administrators to talk to their data and connect data insights directly to programmatic decisions. It should help build a case for intervention and translate that into actionable administrative steps.</w:t>
      </w:r>
    </w:p>
    <w:p w:rsidR="00000000" w:rsidDel="00000000" w:rsidP="00000000" w:rsidRDefault="00000000" w:rsidRPr="00000000" w14:paraId="000002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tool should integrate with existing government portals such as NREGA, JJM, and forest data systems. Data should auto-populate through APIs rather than requiring manual entry. The goal should not be to create another portal but to integrate existing datasets into a unified system.</w:t>
      </w:r>
    </w:p>
    <w:p w:rsidR="00000000" w:rsidDel="00000000" w:rsidP="00000000" w:rsidRDefault="00000000" w:rsidRPr="00000000" w14:paraId="000002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also suggested that IEC videos in regional languages could be integrated, and the tool could potentially function as a capacity-building platform.</w:t>
      </w:r>
    </w:p>
    <w:p w:rsidR="00000000" w:rsidDel="00000000" w:rsidP="00000000" w:rsidRDefault="00000000" w:rsidRPr="00000000" w14:paraId="000002E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 the tool support capacity building for officers?</w:t>
      </w:r>
    </w:p>
    <w:p w:rsidR="00000000" w:rsidDel="00000000" w:rsidP="00000000" w:rsidRDefault="00000000" w:rsidRPr="00000000" w14:paraId="000002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officers are well-intentioned but lack structured skill-building opportunities. The tool could include learning modules, certifications, or fellowships in climate resilience. Mid-career officers may value recognition and structured learning. Skill-building could improve the quality of implementation.</w:t>
      </w:r>
    </w:p>
    <w:p w:rsidR="00000000" w:rsidDel="00000000" w:rsidP="00000000" w:rsidRDefault="00000000" w:rsidRPr="00000000" w14:paraId="000002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many proposals are enthusiasm-based rather than data-driven. Vulnerable tribal areas may not proactively demand resources. The administration must identify hotspots objectively.</w:t>
      </w:r>
    </w:p>
    <w:p w:rsidR="00000000" w:rsidDel="00000000" w:rsidP="00000000" w:rsidRDefault="00000000" w:rsidRPr="00000000" w14:paraId="000002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example from nutrition was given: the most malnourished areas are often the least proactive. Similarly, tribal and vulnerable areas may not raise demands. The tool should help identify worst-off areas and guide targeted interventions. Satellite imagery and primary data integration were suggested as useful inputs.</w:t>
      </w:r>
    </w:p>
    <w:p w:rsidR="00000000" w:rsidDel="00000000" w:rsidP="00000000" w:rsidRDefault="00000000" w:rsidRPr="00000000" w14:paraId="000002E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Mithali: </w:t>
      </w:r>
      <w:r w:rsidDel="00000000" w:rsidR="00000000" w:rsidRPr="00000000">
        <w:rPr>
          <w:rFonts w:ascii="Times New Roman" w:cs="Times New Roman" w:eastAsia="Times New Roman" w:hAnsi="Times New Roman"/>
          <w:sz w:val="24"/>
          <w:szCs w:val="24"/>
          <w:rtl w:val="0"/>
        </w:rPr>
        <w:t xml:space="preserve">The tool should not remain limited to district collector use. It should also be usable at PTO and lower administrative levels. If it becomes useful for decision-making at those levels, it will improve implementation and data quality.</w:t>
      </w:r>
      <w:r w:rsidDel="00000000" w:rsidR="00000000" w:rsidRPr="00000000">
        <w:rPr>
          <w:rtl w:val="0"/>
        </w:rPr>
      </w:r>
    </w:p>
    <w:p w:rsidR="00000000" w:rsidDel="00000000" w:rsidP="00000000" w:rsidRDefault="00000000" w:rsidRPr="00000000" w14:paraId="000002E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Disaster planning explained by Mithali: </w:t>
      </w:r>
    </w:p>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a disaster control room. We have a help line that's always there. And whenever there is small zoom, we operationalize all of these lines.”</w:t>
      </w:r>
    </w:p>
    <w:p w:rsidR="00000000" w:rsidDel="00000000" w:rsidP="00000000" w:rsidRDefault="00000000" w:rsidRPr="00000000" w14:paraId="000002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there is monsoon, the irrigation department monitors level of river every hour.”</w:t>
      </w:r>
    </w:p>
    <w:p w:rsidR="00000000" w:rsidDel="00000000" w:rsidP="00000000" w:rsidRDefault="00000000" w:rsidRPr="00000000" w14:paraId="000002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and then, of course, there is a longer term planning also. For example, we had a Dam constructed. Last time, when there were a lot of flash floods Nandurbar was only district where we did not have floods.”</w:t>
      </w:r>
    </w:p>
    <w:p w:rsidR="00000000" w:rsidDel="00000000" w:rsidP="00000000" w:rsidRDefault="00000000" w:rsidRPr="00000000" w14:paraId="000002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rural areas, we have drowning related deaths every year. Also, it is almost a rural cut, which we don't know we are not able to control. Able to control, we are not able to anticipate or plan.”</w:t>
      </w:r>
    </w:p>
    <w:p w:rsidR="00000000" w:rsidDel="00000000" w:rsidP="00000000" w:rsidRDefault="00000000" w:rsidRPr="00000000" w14:paraId="000002ED">
      <w:pPr>
        <w:spacing w:after="240" w:before="240" w:lineRule="auto"/>
        <w:rPr>
          <w:rFonts w:ascii="Times New Roman" w:cs="Times New Roman" w:eastAsia="Times New Roman" w:hAnsi="Times New Roman"/>
          <w:b w:val="1"/>
          <w:bCs w:val="1"/>
          <w:sz w:val="24"/>
          <w:szCs w:val="24"/>
        </w:rPr>
      </w:pPr>
      <w:commentRangeStart w:id="6"/>
      <w:r w:rsidDel="00000000" w:rsidR="00000000" w:rsidRPr="00000000">
        <w:rPr>
          <w:rFonts w:ascii="Times New Roman" w:cs="Times New Roman" w:eastAsia="Times New Roman" w:hAnsi="Times New Roman"/>
          <w:b w:val="1"/>
          <w:bCs w:val="1"/>
          <w:sz w:val="24"/>
          <w:szCs w:val="24"/>
          <w:rtl w:val="0"/>
        </w:rPr>
        <w:t xml:space="preserve">Key Takeaways: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2EE">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Problem:</w:t>
      </w:r>
      <w:r w:rsidDel="00000000" w:rsidR="00000000" w:rsidRPr="00000000">
        <w:rPr>
          <w:rFonts w:ascii="Times New Roman" w:cs="Times New Roman" w:eastAsia="Times New Roman" w:hAnsi="Times New Roman"/>
          <w:sz w:val="24"/>
          <w:szCs w:val="24"/>
          <w:rtl w:val="0"/>
        </w:rPr>
        <w:t xml:space="preserve"> Water mismanagement despite high rainfall, excess water in monsoon, scarcity in summer.</w:t>
      </w:r>
    </w:p>
    <w:p w:rsidR="00000000" w:rsidDel="00000000" w:rsidP="00000000" w:rsidRDefault="00000000" w:rsidRPr="00000000" w14:paraId="000002EF">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Priority Areas:</w:t>
      </w:r>
      <w:r w:rsidDel="00000000" w:rsidR="00000000" w:rsidRPr="00000000">
        <w:rPr>
          <w:rFonts w:ascii="Times New Roman" w:cs="Times New Roman" w:eastAsia="Times New Roman" w:hAnsi="Times New Roman"/>
          <w:sz w:val="24"/>
          <w:szCs w:val="24"/>
          <w:rtl w:val="0"/>
        </w:rPr>
        <w:t xml:space="preserve"> Watershed management, soil conservation, afforestation, and groundwater recharge.</w:t>
      </w:r>
    </w:p>
    <w:p w:rsidR="00000000" w:rsidDel="00000000" w:rsidP="00000000" w:rsidRDefault="00000000" w:rsidRPr="00000000" w14:paraId="000002F0">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Major Gap:</w:t>
      </w:r>
      <w:r w:rsidDel="00000000" w:rsidR="00000000" w:rsidRPr="00000000">
        <w:rPr>
          <w:rFonts w:ascii="Times New Roman" w:cs="Times New Roman" w:eastAsia="Times New Roman" w:hAnsi="Times New Roman"/>
          <w:sz w:val="24"/>
          <w:szCs w:val="24"/>
          <w:rtl w:val="0"/>
        </w:rPr>
        <w:t xml:space="preserve"> Lack of evidence-based, district-specific data for targeting interventions.</w:t>
      </w:r>
    </w:p>
    <w:p w:rsidR="00000000" w:rsidDel="00000000" w:rsidP="00000000" w:rsidRDefault="00000000" w:rsidRPr="00000000" w14:paraId="000002F1">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 Constraint:</w:t>
      </w:r>
      <w:r w:rsidDel="00000000" w:rsidR="00000000" w:rsidRPr="00000000">
        <w:rPr>
          <w:rFonts w:ascii="Times New Roman" w:cs="Times New Roman" w:eastAsia="Times New Roman" w:hAnsi="Times New Roman"/>
          <w:sz w:val="24"/>
          <w:szCs w:val="24"/>
          <w:rtl w:val="0"/>
        </w:rPr>
        <w:t xml:space="preserve"> Proposals are often demand-driven or enthusiasm-driven, not data-driven.</w:t>
      </w:r>
    </w:p>
    <w:p w:rsidR="00000000" w:rsidDel="00000000" w:rsidP="00000000" w:rsidRDefault="00000000" w:rsidRPr="00000000" w14:paraId="000002F2">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Need Identified:</w:t>
      </w:r>
      <w:r w:rsidDel="00000000" w:rsidR="00000000" w:rsidRPr="00000000">
        <w:rPr>
          <w:rFonts w:ascii="Times New Roman" w:cs="Times New Roman" w:eastAsia="Times New Roman" w:hAnsi="Times New Roman"/>
          <w:sz w:val="24"/>
          <w:szCs w:val="24"/>
          <w:rtl w:val="0"/>
        </w:rPr>
        <w:t xml:space="preserve"> Tool should help identify hotspots and optimal locations for interventions (e.g., afforestation, water structures).</w:t>
      </w:r>
    </w:p>
    <w:p w:rsidR="00000000" w:rsidDel="00000000" w:rsidP="00000000" w:rsidRDefault="00000000" w:rsidRPr="00000000" w14:paraId="000002F3">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Issue:</w:t>
      </w:r>
      <w:r w:rsidDel="00000000" w:rsidR="00000000" w:rsidRPr="00000000">
        <w:rPr>
          <w:rFonts w:ascii="Times New Roman" w:cs="Times New Roman" w:eastAsia="Times New Roman" w:hAnsi="Times New Roman"/>
          <w:sz w:val="24"/>
          <w:szCs w:val="24"/>
          <w:rtl w:val="0"/>
        </w:rPr>
        <w:t xml:space="preserve"> Existing government data is fragmented; need API integration and auto-population.</w:t>
      </w:r>
    </w:p>
    <w:p w:rsidR="00000000" w:rsidDel="00000000" w:rsidP="00000000" w:rsidRDefault="00000000" w:rsidRPr="00000000" w14:paraId="000002F4">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Administrative Requirement:</w:t>
      </w:r>
      <w:r w:rsidDel="00000000" w:rsidR="00000000" w:rsidRPr="00000000">
        <w:rPr>
          <w:rFonts w:ascii="Cardo" w:cs="Cardo" w:eastAsia="Cardo" w:hAnsi="Cardo"/>
          <w:sz w:val="24"/>
          <w:szCs w:val="24"/>
          <w:rtl w:val="0"/>
        </w:rPr>
        <w:t xml:space="preserve"> Tool should link planning → allocation → monitoring (full lifecycle support).</w:t>
      </w:r>
    </w:p>
    <w:p w:rsidR="00000000" w:rsidDel="00000000" w:rsidP="00000000" w:rsidRDefault="00000000" w:rsidRPr="00000000" w14:paraId="000002F5">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of limited funds: Tool should help in allocating resources efficiently.</w:t>
      </w:r>
    </w:p>
    <w:p w:rsidR="00000000" w:rsidDel="00000000" w:rsidP="00000000" w:rsidRDefault="00000000" w:rsidRPr="00000000" w14:paraId="000002F6">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Decentralization Need:</w:t>
      </w:r>
      <w:r w:rsidDel="00000000" w:rsidR="00000000" w:rsidRPr="00000000">
        <w:rPr>
          <w:rFonts w:ascii="Times New Roman" w:cs="Times New Roman" w:eastAsia="Times New Roman" w:hAnsi="Times New Roman"/>
          <w:sz w:val="24"/>
          <w:szCs w:val="24"/>
          <w:rtl w:val="0"/>
        </w:rPr>
        <w:t xml:space="preserve"> Should be usable at BDO/Panchayat level, not only DC level.</w:t>
      </w:r>
    </w:p>
    <w:p w:rsidR="00000000" w:rsidDel="00000000" w:rsidP="00000000" w:rsidRDefault="00000000" w:rsidRPr="00000000" w14:paraId="000002F7">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Governance Constraint:</w:t>
      </w:r>
      <w:r w:rsidDel="00000000" w:rsidR="00000000" w:rsidRPr="00000000">
        <w:rPr>
          <w:rFonts w:ascii="Times New Roman" w:cs="Times New Roman" w:eastAsia="Times New Roman" w:hAnsi="Times New Roman"/>
          <w:sz w:val="24"/>
          <w:szCs w:val="24"/>
          <w:rtl w:val="0"/>
        </w:rPr>
        <w:t xml:space="preserve"> Flexibility exists (DSP funds), but structural approvals are centralized.</w:t>
      </w:r>
    </w:p>
    <w:p w:rsidR="00000000" w:rsidDel="00000000" w:rsidP="00000000" w:rsidRDefault="00000000" w:rsidRPr="00000000" w14:paraId="000002F8">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Migration Insight:</w:t>
      </w:r>
      <w:r w:rsidDel="00000000" w:rsidR="00000000" w:rsidRPr="00000000">
        <w:rPr>
          <w:rFonts w:ascii="Times New Roman" w:cs="Times New Roman" w:eastAsia="Times New Roman" w:hAnsi="Times New Roman"/>
          <w:sz w:val="24"/>
          <w:szCs w:val="24"/>
          <w:rtl w:val="0"/>
        </w:rPr>
        <w:t xml:space="preserve"> Targeting high out-migration villages helped planning–  tool could reduce planning time.</w:t>
      </w:r>
    </w:p>
    <w:p w:rsidR="00000000" w:rsidDel="00000000" w:rsidP="00000000" w:rsidRDefault="00000000" w:rsidRPr="00000000" w14:paraId="000002F9">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Disaster Planning:</w:t>
      </w:r>
      <w:r w:rsidDel="00000000" w:rsidR="00000000" w:rsidRPr="00000000">
        <w:rPr>
          <w:rFonts w:ascii="Times New Roman" w:cs="Times New Roman" w:eastAsia="Times New Roman" w:hAnsi="Times New Roman"/>
          <w:sz w:val="24"/>
          <w:szCs w:val="24"/>
          <w:rtl w:val="0"/>
        </w:rPr>
        <w:t xml:space="preserve"> Flood, drought, landslides, and drowning risks require anticipatory planning.</w:t>
      </w:r>
    </w:p>
    <w:p w:rsidR="00000000" w:rsidDel="00000000" w:rsidP="00000000" w:rsidRDefault="00000000" w:rsidRPr="00000000" w14:paraId="000002FA">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Capacity Gap:</w:t>
      </w:r>
      <w:r w:rsidDel="00000000" w:rsidR="00000000" w:rsidRPr="00000000">
        <w:rPr>
          <w:rFonts w:ascii="Times New Roman" w:cs="Times New Roman" w:eastAsia="Times New Roman" w:hAnsi="Times New Roman"/>
          <w:sz w:val="24"/>
          <w:szCs w:val="24"/>
          <w:rtl w:val="0"/>
        </w:rPr>
        <w:t xml:space="preserve"> Officials need skill-building; tool could double as a learning and capacity platform.</w:t>
      </w:r>
    </w:p>
    <w:p w:rsidR="00000000" w:rsidDel="00000000" w:rsidP="00000000" w:rsidRDefault="00000000" w:rsidRPr="00000000" w14:paraId="000002FB">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Political/Operational Reality:</w:t>
      </w:r>
      <w:r w:rsidDel="00000000" w:rsidR="00000000" w:rsidRPr="00000000">
        <w:rPr>
          <w:rFonts w:ascii="Times New Roman" w:cs="Times New Roman" w:eastAsia="Times New Roman" w:hAnsi="Times New Roman"/>
          <w:sz w:val="24"/>
          <w:szCs w:val="24"/>
          <w:rtl w:val="0"/>
        </w:rPr>
        <w:t xml:space="preserve"> Funds are limited; prioritization must be defensible and evidence-backed.</w:t>
      </w:r>
    </w:p>
    <w:p w:rsidR="00000000" w:rsidDel="00000000" w:rsidP="00000000" w:rsidRDefault="00000000" w:rsidRPr="00000000" w14:paraId="000002FC">
      <w:pPr>
        <w:numPr>
          <w:ilvl w:val="0"/>
          <w:numId w:val="21"/>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Overall Response:</w:t>
      </w:r>
      <w:r w:rsidDel="00000000" w:rsidR="00000000" w:rsidRPr="00000000">
        <w:rPr>
          <w:rFonts w:ascii="Times New Roman" w:cs="Times New Roman" w:eastAsia="Times New Roman" w:hAnsi="Times New Roman"/>
          <w:sz w:val="24"/>
          <w:szCs w:val="24"/>
          <w:rtl w:val="0"/>
        </w:rPr>
        <w:t xml:space="preserve"> Tool is useful but must be district-customized, data-integrated, and actionable.</w:t>
      </w:r>
    </w:p>
    <w:p w:rsidR="00000000" w:rsidDel="00000000" w:rsidP="00000000" w:rsidRDefault="00000000" w:rsidRPr="00000000" w14:paraId="000002F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pgNumType w:start="1"/>
        </w:sectPr>
      </w:pPr>
      <w:bookmarkStart w:colFirst="0" w:colLast="0" w:name="_ut0ueoqsc5bm"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Ramanathpuram notes</w:t>
      </w:r>
      <w:r w:rsidDel="00000000" w:rsidR="00000000" w:rsidRPr="00000000">
        <w:rPr>
          <w:rtl w:val="0"/>
        </w:rPr>
      </w:r>
    </w:p>
    <w:p w:rsidR="00000000" w:rsidDel="00000000" w:rsidP="00000000" w:rsidRDefault="00000000" w:rsidRPr="00000000" w14:paraId="000003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be1n6w4hwb8"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Meeting with Divyanshu Nigam.</w:t>
      </w:r>
      <w:r w:rsidDel="00000000" w:rsidR="00000000" w:rsidRPr="00000000">
        <w:rPr>
          <w:rtl w:val="0"/>
        </w:rPr>
      </w:r>
    </w:p>
    <w:p w:rsidR="00000000" w:rsidDel="00000000" w:rsidP="00000000" w:rsidRDefault="00000000" w:rsidRPr="00000000" w14:paraId="00000304">
      <w:pPr>
        <w:pStyle w:val="Heading2"/>
        <w:rPr>
          <w:rFonts w:ascii="Times New Roman" w:cs="Times New Roman" w:eastAsia="Times New Roman" w:hAnsi="Times New Roman"/>
          <w:sz w:val="24"/>
          <w:szCs w:val="24"/>
        </w:rPr>
      </w:pPr>
      <w:bookmarkStart w:colFirst="0" w:colLast="0" w:name="_6cirfafj92x8" w:id="30"/>
      <w:bookmarkEnd w:id="30"/>
      <w:r w:rsidDel="00000000" w:rsidR="00000000" w:rsidRPr="00000000">
        <w:rPr>
          <w:rFonts w:ascii="Times New Roman" w:cs="Times New Roman" w:eastAsia="Times New Roman" w:hAnsi="Times New Roman"/>
          <w:sz w:val="24"/>
          <w:szCs w:val="24"/>
          <w:rtl w:val="0"/>
        </w:rPr>
        <w:t xml:space="preserve">Feb 27, 2026</w:t>
      </w:r>
      <w:r w:rsidDel="00000000" w:rsidR="00000000" w:rsidRPr="00000000">
        <w:rPr>
          <w:rFonts w:ascii="Times New Roman" w:cs="Times New Roman" w:eastAsia="Times New Roman" w:hAnsi="Times New Roman"/>
          <w:sz w:val="24"/>
          <w:szCs w:val="24"/>
          <w:rtl w:val="0"/>
        </w:rPr>
        <w:t xml:space="preserve"> | </w:t>
      </w:r>
      <w:hyperlink r:id="rId22">
        <w:r w:rsidDel="00000000" w:rsidR="00000000" w:rsidRPr="00000000">
          <w:rPr>
            <w:rFonts w:ascii="Times New Roman" w:cs="Times New Roman" w:eastAsia="Times New Roman" w:hAnsi="Times New Roman"/>
            <w:color w:val="0000ee"/>
            <w:sz w:val="24"/>
            <w:szCs w:val="24"/>
            <w:u w:val="single"/>
            <w:rtl w:val="0"/>
          </w:rPr>
          <w:t xml:space="preserve">Inclusion Economics Meeting with Additional Collector Divyanshu Nigam.</w:t>
        </w:r>
      </w:hyperlink>
      <w:r w:rsidDel="00000000" w:rsidR="00000000" w:rsidRPr="00000000">
        <w:rPr>
          <w:rtl w:val="0"/>
        </w:rPr>
      </w:r>
    </w:p>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Attendees: </w:t>
      </w:r>
      <w:hyperlink r:id="rId23">
        <w:r w:rsidDel="00000000" w:rsidR="00000000" w:rsidRPr="00000000">
          <w:rPr>
            <w:rFonts w:ascii="Times New Roman" w:cs="Times New Roman" w:eastAsia="Times New Roman" w:hAnsi="Times New Roman"/>
            <w:color w:val="0000ee"/>
            <w:sz w:val="24"/>
            <w:szCs w:val="24"/>
            <w:u w:val="single"/>
            <w:rtl w:val="0"/>
          </w:rPr>
          <w:t xml:space="preserve">Anindya Singh</w:t>
        </w:r>
      </w:hyperlink>
      <w:r w:rsidDel="00000000" w:rsidR="00000000" w:rsidRPr="00000000">
        <w:rPr>
          <w:rFonts w:ascii="Times New Roman" w:cs="Times New Roman" w:eastAsia="Times New Roman" w:hAnsi="Times New Roman"/>
          <w:sz w:val="24"/>
          <w:szCs w:val="24"/>
          <w:rtl w:val="0"/>
        </w:rPr>
        <w:t xml:space="preserve"> </w:t>
      </w:r>
      <w:hyperlink r:id="rId24">
        <w:r w:rsidDel="00000000" w:rsidR="00000000" w:rsidRPr="00000000">
          <w:rPr>
            <w:rFonts w:ascii="Times New Roman" w:cs="Times New Roman" w:eastAsia="Times New Roman" w:hAnsi="Times New Roman"/>
            <w:color w:val="0000ee"/>
            <w:sz w:val="24"/>
            <w:szCs w:val="24"/>
            <w:u w:val="single"/>
            <w:rtl w:val="0"/>
          </w:rPr>
          <w:t xml:space="preserve">leighanne@gmail.com</w:t>
        </w:r>
      </w:hyperlink>
      <w:r w:rsidDel="00000000" w:rsidR="00000000" w:rsidRPr="00000000">
        <w:rPr>
          <w:rFonts w:ascii="Times New Roman" w:cs="Times New Roman" w:eastAsia="Times New Roman" w:hAnsi="Times New Roman"/>
          <w:sz w:val="24"/>
          <w:szCs w:val="24"/>
          <w:rtl w:val="0"/>
        </w:rPr>
        <w:t xml:space="preserve"> </w:t>
      </w:r>
      <w:hyperlink r:id="rId25">
        <w:r w:rsidDel="00000000" w:rsidR="00000000" w:rsidRPr="00000000">
          <w:rPr>
            <w:rFonts w:ascii="Times New Roman" w:cs="Times New Roman" w:eastAsia="Times New Roman" w:hAnsi="Times New Roman"/>
            <w:color w:val="0000ee"/>
            <w:sz w:val="24"/>
            <w:szCs w:val="24"/>
            <w:u w:val="single"/>
            <w:rtl w:val="0"/>
          </w:rPr>
          <w:t xml:space="preserve">leighmiller@xwf.x.team</w:t>
        </w:r>
      </w:hyperlink>
      <w:r w:rsidDel="00000000" w:rsidR="00000000" w:rsidRPr="00000000">
        <w:rPr>
          <w:rFonts w:ascii="Times New Roman" w:cs="Times New Roman" w:eastAsia="Times New Roman" w:hAnsi="Times New Roman"/>
          <w:sz w:val="24"/>
          <w:szCs w:val="24"/>
          <w:rtl w:val="0"/>
        </w:rPr>
        <w:t xml:space="preserve"> </w:t>
      </w:r>
      <w:hyperlink r:id="rId26">
        <w:r w:rsidDel="00000000" w:rsidR="00000000" w:rsidRPr="00000000">
          <w:rPr>
            <w:rFonts w:ascii="Times New Roman" w:cs="Times New Roman" w:eastAsia="Times New Roman" w:hAnsi="Times New Roman"/>
            <w:color w:val="0000ee"/>
            <w:sz w:val="24"/>
            <w:szCs w:val="24"/>
            <w:u w:val="single"/>
            <w:rtl w:val="0"/>
          </w:rPr>
          <w:t xml:space="preserve">Mungikar, Meghana</w:t>
        </w:r>
      </w:hyperlink>
      <w:r w:rsidDel="00000000" w:rsidR="00000000" w:rsidRPr="00000000">
        <w:rPr>
          <w:rFonts w:ascii="Times New Roman" w:cs="Times New Roman" w:eastAsia="Times New Roman" w:hAnsi="Times New Roman"/>
          <w:sz w:val="24"/>
          <w:szCs w:val="24"/>
          <w:rtl w:val="0"/>
        </w:rPr>
        <w:t xml:space="preserve"> </w:t>
      </w:r>
      <w:hyperlink r:id="rId27">
        <w:r w:rsidDel="00000000" w:rsidR="00000000" w:rsidRPr="00000000">
          <w:rPr>
            <w:rFonts w:ascii="Times New Roman" w:cs="Times New Roman" w:eastAsia="Times New Roman" w:hAnsi="Times New Roman"/>
            <w:color w:val="0000ee"/>
            <w:sz w:val="24"/>
            <w:szCs w:val="24"/>
            <w:u w:val="single"/>
            <w:rtl w:val="0"/>
          </w:rPr>
          <w:t xml:space="preserve">Saanjuli Gupta</w:t>
        </w:r>
      </w:hyperlink>
      <w:r w:rsidDel="00000000" w:rsidR="00000000" w:rsidRPr="00000000">
        <w:rPr>
          <w:rFonts w:ascii="Times New Roman" w:cs="Times New Roman" w:eastAsia="Times New Roman" w:hAnsi="Times New Roman"/>
          <w:sz w:val="24"/>
          <w:szCs w:val="24"/>
          <w:rtl w:val="0"/>
        </w:rPr>
        <w:t xml:space="preserve"> </w:t>
      </w:r>
      <w:hyperlink r:id="rId28">
        <w:r w:rsidDel="00000000" w:rsidR="00000000" w:rsidRPr="00000000">
          <w:rPr>
            <w:rFonts w:ascii="Times New Roman" w:cs="Times New Roman" w:eastAsia="Times New Roman" w:hAnsi="Times New Roman"/>
            <w:color w:val="0000ee"/>
            <w:sz w:val="24"/>
            <w:szCs w:val="24"/>
            <w:u w:val="single"/>
            <w:rtl w:val="0"/>
          </w:rPr>
          <w:t xml:space="preserve">Vinay Nagaraju</w:t>
        </w:r>
      </w:hyperlink>
      <w:r w:rsidDel="00000000" w:rsidR="00000000" w:rsidRPr="00000000">
        <w:rPr>
          <w:rFonts w:ascii="Times New Roman" w:cs="Times New Roman" w:eastAsia="Times New Roman" w:hAnsi="Times New Roman"/>
          <w:sz w:val="24"/>
          <w:szCs w:val="24"/>
          <w:rtl w:val="0"/>
        </w:rPr>
        <w:t xml:space="preserve"> </w:t>
      </w:r>
      <w:hyperlink r:id="rId29">
        <w:r w:rsidDel="00000000" w:rsidR="00000000" w:rsidRPr="00000000">
          <w:rPr>
            <w:rFonts w:ascii="Times New Roman" w:cs="Times New Roman" w:eastAsia="Times New Roman" w:hAnsi="Times New Roman"/>
            <w:color w:val="0000ee"/>
            <w:sz w:val="24"/>
            <w:szCs w:val="24"/>
            <w:u w:val="single"/>
            <w:rtl w:val="0"/>
          </w:rPr>
          <w:t xml:space="preserve">Meghana Mungikar</w:t>
        </w:r>
      </w:hyperlink>
      <w:r w:rsidDel="00000000" w:rsidR="00000000" w:rsidRPr="00000000">
        <w:rPr>
          <w:rtl w:val="0"/>
        </w:rPr>
      </w:r>
    </w:p>
    <w:p w:rsidR="00000000" w:rsidDel="00000000" w:rsidP="00000000" w:rsidRDefault="00000000" w:rsidRPr="00000000" w14:paraId="00000306">
      <w:pPr>
        <w:rPr>
          <w:rFonts w:ascii="Times New Roman" w:cs="Times New Roman" w:eastAsia="Times New Roman" w:hAnsi="Times New Roman"/>
          <w:sz w:val="24"/>
          <w:szCs w:val="24"/>
        </w:rPr>
      </w:pPr>
      <w:commentRangeStart w:id="7"/>
      <w:r w:rsidDel="00000000" w:rsidR="00000000" w:rsidRPr="00000000">
        <w:rPr>
          <w:rtl w:val="0"/>
        </w:rPr>
      </w:r>
    </w:p>
    <w:p w:rsidR="00000000" w:rsidDel="00000000" w:rsidP="00000000" w:rsidRDefault="00000000" w:rsidRPr="00000000" w14:paraId="00000307">
      <w:pPr>
        <w:rPr>
          <w:rFonts w:ascii="Times New Roman" w:cs="Times New Roman" w:eastAsia="Times New Roman" w:hAnsi="Times New Roman"/>
          <w:sz w:val="24"/>
          <w:szCs w:val="24"/>
        </w:rPr>
      </w:pPr>
      <w:commentRangeEnd w:id="7"/>
      <w:r w:rsidDel="00000000" w:rsidR="00000000" w:rsidRPr="00000000">
        <w:commentReference w:id="7"/>
      </w:r>
      <w:commentRangeStart w:id="8"/>
      <w:r w:rsidDel="00000000" w:rsidR="00000000" w:rsidRPr="00000000">
        <w:rPr>
          <w:rtl w:val="0"/>
        </w:rPr>
      </w:r>
    </w:p>
    <w:p w:rsidR="00000000" w:rsidDel="00000000" w:rsidP="00000000" w:rsidRDefault="00000000" w:rsidRPr="00000000" w14:paraId="00000308">
      <w:pPr>
        <w:spacing w:after="240" w:before="240" w:lineRule="auto"/>
        <w:rPr>
          <w:rFonts w:ascii="Times New Roman" w:cs="Times New Roman" w:eastAsia="Times New Roman" w:hAnsi="Times New Roman"/>
          <w:sz w:val="24"/>
          <w:szCs w:val="24"/>
        </w:rPr>
      </w:pPr>
      <w:commentRangeEnd w:id="8"/>
      <w:r w:rsidDel="00000000" w:rsidR="00000000" w:rsidRPr="00000000">
        <w:commentReference w:id="8"/>
      </w:r>
      <w:r w:rsidDel="00000000" w:rsidR="00000000" w:rsidRPr="00000000">
        <w:rPr>
          <w:rFonts w:ascii="Times New Roman" w:cs="Times New Roman" w:eastAsia="Times New Roman" w:hAnsi="Times New Roman"/>
          <w:sz w:val="24"/>
          <w:szCs w:val="24"/>
          <w:rtl w:val="0"/>
        </w:rPr>
        <w:t xml:space="preserve">The team explained that this work began as a continuation of earlier video conferences and discussions. The idea is to explore how digital tools and AI can help decision-makers, particularly those in short-tenure roles such as district collectors and VCs, make better decisions regarding asset creation and climate-resilient infrastructure.</w:t>
      </w:r>
    </w:p>
    <w:p w:rsidR="00000000" w:rsidDel="00000000" w:rsidP="00000000" w:rsidRDefault="00000000" w:rsidRPr="00000000" w14:paraId="000003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intention is to combine multiple data sources and use AI within the existing administrative structure, particularly under schemes like MGNREGA. The team has also been working with Google on related efforts, including highly localized flood alert systems in Bihar that can predict flooding at a 15–20 meter resolution and disseminate alerts to villagers.</w:t>
      </w:r>
    </w:p>
    <w:p w:rsidR="00000000" w:rsidDel="00000000" w:rsidP="00000000" w:rsidRDefault="00000000" w:rsidRPr="00000000" w14:paraId="000003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the current prototype is to:</w:t>
      </w:r>
    </w:p>
    <w:p w:rsidR="00000000" w:rsidDel="00000000" w:rsidP="00000000" w:rsidRDefault="00000000" w:rsidRPr="00000000" w14:paraId="0000030B">
      <w:pPr>
        <w:numPr>
          <w:ilvl w:val="0"/>
          <w:numId w:val="3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AI-based decision support could work.</w:t>
      </w:r>
    </w:p>
    <w:p w:rsidR="00000000" w:rsidDel="00000000" w:rsidP="00000000" w:rsidRDefault="00000000" w:rsidRPr="00000000" w14:paraId="0000030C">
      <w:pPr>
        <w:numPr>
          <w:ilvl w:val="0"/>
          <w:numId w:val="3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how decisions about NREGA assets and climate-resilient infrastructure are currently made.</w:t>
      </w:r>
    </w:p>
    <w:p w:rsidR="00000000" w:rsidDel="00000000" w:rsidP="00000000" w:rsidRDefault="00000000" w:rsidRPr="00000000" w14:paraId="0000030D">
      <w:pPr>
        <w:numPr>
          <w:ilvl w:val="0"/>
          <w:numId w:val="3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Gather feedback to refine the tool.</w:t>
      </w:r>
    </w:p>
    <w:p w:rsidR="00000000" w:rsidDel="00000000" w:rsidP="00000000" w:rsidRDefault="00000000" w:rsidRPr="00000000" w14:paraId="0000030E">
      <w:pPr>
        <w:numPr>
          <w:ilvl w:val="0"/>
          <w:numId w:val="3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this as an ongoing conversation rather than a one-time exercise.</w:t>
      </w:r>
    </w:p>
    <w:p w:rsidR="00000000" w:rsidDel="00000000" w:rsidP="00000000" w:rsidRDefault="00000000" w:rsidRPr="00000000" w14:paraId="000003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 What are the current realities influencing asset selection under MGNREGA?</w:t>
      </w:r>
    </w:p>
    <w:p w:rsidR="00000000" w:rsidDel="00000000" w:rsidP="00000000" w:rsidRDefault="00000000" w:rsidRPr="00000000" w14:paraId="0000031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Divyanshu Nigam: </w:t>
      </w:r>
    </w:p>
    <w:p w:rsidR="00000000" w:rsidDel="00000000" w:rsidP="00000000" w:rsidRDefault="00000000" w:rsidRPr="00000000" w14:paraId="000003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explained that decision-making is often people-driven and politically influenced. For example, large-scale climate projects like desalination plants require high capital investment and have long-term results (e.g., 10 years), which are not politically attractive.</w:t>
      </w:r>
    </w:p>
    <w:p w:rsidR="00000000" w:rsidDel="00000000" w:rsidP="00000000" w:rsidRDefault="00000000" w:rsidRPr="00000000" w14:paraId="000003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reality, most MGNREGA work tends to focus on roads. This is not necessarily wrong, as roads are also needed. However, MGNREGA was originally intended to provide employment, particularly for unskilled labor. Therefore, works that generate immediate wage employment are prioritized.</w:t>
      </w:r>
    </w:p>
    <w:p w:rsidR="00000000" w:rsidDel="00000000" w:rsidP="00000000" w:rsidRDefault="00000000" w:rsidRPr="00000000" w14:paraId="000003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Plantation was discussed as an example. It is a safe and easily acceptable activity. However, deeper climate-resilient infrastructure— like desalination or long-term water systems, may not align with current expectations because employment generation remains the main focus.</w:t>
      </w:r>
    </w:p>
    <w:p w:rsidR="00000000" w:rsidDel="00000000" w:rsidP="00000000" w:rsidRDefault="00000000" w:rsidRPr="00000000" w14:paraId="0000031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More on </w:t>
      </w:r>
      <w:r w:rsidDel="00000000" w:rsidR="00000000" w:rsidRPr="00000000">
        <w:rPr>
          <w:rFonts w:ascii="Times New Roman" w:cs="Times New Roman" w:eastAsia="Times New Roman" w:hAnsi="Times New Roman"/>
          <w:b w:val="1"/>
          <w:bCs w:val="1"/>
          <w:sz w:val="24"/>
          <w:szCs w:val="24"/>
          <w:rtl w:val="0"/>
        </w:rPr>
        <w:t xml:space="preserve">Political Priorities and Public Acceptance</w:t>
      </w:r>
    </w:p>
    <w:p w:rsidR="00000000" w:rsidDel="00000000" w:rsidP="00000000" w:rsidRDefault="00000000" w:rsidRPr="00000000" w14:paraId="000003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discussed that people need to be sensitized to long-term climate risks, such as sea-level rise or environmental degradation. However, such issues are not immediately visible to the public.</w:t>
      </w:r>
    </w:p>
    <w:p w:rsidR="00000000" w:rsidDel="00000000" w:rsidP="00000000" w:rsidRDefault="00000000" w:rsidRPr="00000000" w14:paraId="000003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Plantation, cutting grass, and similar activities are socially acceptable because they generate visible employment. In contrast, complex climate infrastructure projects may not be immediately understood or demanded by the public.</w:t>
      </w:r>
    </w:p>
    <w:p w:rsidR="00000000" w:rsidDel="00000000" w:rsidP="00000000" w:rsidRDefault="00000000" w:rsidRPr="00000000" w14:paraId="000003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state level, large projects can be taken up under special schemes, but at the district level, priorities are often guided by political and employment-generation considerations.</w:t>
      </w:r>
    </w:p>
    <w:p w:rsidR="00000000" w:rsidDel="00000000" w:rsidP="00000000" w:rsidRDefault="00000000" w:rsidRPr="00000000" w14:paraId="0000031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 What types of data should be considered for the tool?</w:t>
      </w:r>
    </w:p>
    <w:p w:rsidR="00000000" w:rsidDel="00000000" w:rsidP="00000000" w:rsidRDefault="00000000" w:rsidRPr="00000000" w14:paraId="000003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Divyanshu Nigam: </w:t>
      </w:r>
    </w:p>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suggested that data can be sourced from various departments at both state and central levels. Statistical books and departmental datasets are available. However, data collection is not straightforward.</w:t>
      </w:r>
    </w:p>
    <w:p w:rsidR="00000000" w:rsidDel="00000000" w:rsidP="00000000" w:rsidRDefault="00000000" w:rsidRPr="00000000" w14:paraId="000003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Challenges include:</w:t>
      </w:r>
    </w:p>
    <w:p w:rsidR="00000000" w:rsidDel="00000000" w:rsidP="00000000" w:rsidRDefault="00000000" w:rsidRPr="00000000" w14:paraId="0000031D">
      <w:pPr>
        <w:numPr>
          <w:ilvl w:val="0"/>
          <w:numId w:val="30"/>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is often not system-generated.</w:t>
      </w:r>
    </w:p>
    <w:p w:rsidR="00000000" w:rsidDel="00000000" w:rsidP="00000000" w:rsidRDefault="00000000" w:rsidRPr="00000000" w14:paraId="0000031E">
      <w:pPr>
        <w:numPr>
          <w:ilvl w:val="0"/>
          <w:numId w:val="30"/>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departments use different formats and units (e.g., different units for measuring area).</w:t>
      </w:r>
    </w:p>
    <w:p w:rsidR="00000000" w:rsidDel="00000000" w:rsidP="00000000" w:rsidRDefault="00000000" w:rsidRPr="00000000" w14:paraId="0000031F">
      <w:pPr>
        <w:numPr>
          <w:ilvl w:val="0"/>
          <w:numId w:val="30"/>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clear format must be specified when requesting data.</w:t>
      </w:r>
    </w:p>
    <w:p w:rsidR="00000000" w:rsidDel="00000000" w:rsidP="00000000" w:rsidRDefault="00000000" w:rsidRPr="00000000" w14:paraId="000003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tool team responded that data transformation can be handled technically using AI, but what is needed is reliable “ground truth” data.</w:t>
      </w:r>
    </w:p>
    <w:p w:rsidR="00000000" w:rsidDel="00000000" w:rsidP="00000000" w:rsidRDefault="00000000" w:rsidRPr="00000000" w14:paraId="000003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Leigh Anne added: The National Remote Sensing Centre (Hyderabad) as a possible data source.</w:t>
      </w:r>
    </w:p>
    <w:p w:rsidR="00000000" w:rsidDel="00000000" w:rsidP="00000000" w:rsidRDefault="00000000" w:rsidRPr="00000000" w14:paraId="0000032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Q. </w:t>
      </w:r>
      <w:r w:rsidDel="00000000" w:rsidR="00000000" w:rsidRPr="00000000">
        <w:rPr>
          <w:rFonts w:ascii="Times New Roman" w:cs="Times New Roman" w:eastAsia="Times New Roman" w:hAnsi="Times New Roman"/>
          <w:b w:val="1"/>
          <w:bCs w:val="1"/>
          <w:sz w:val="24"/>
          <w:szCs w:val="24"/>
          <w:rtl w:val="0"/>
        </w:rPr>
        <w:t xml:space="preserve">What data does the district currently use for decision-making?</w:t>
      </w:r>
    </w:p>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Divyanshu Nigam: </w:t>
      </w:r>
      <w:r w:rsidDel="00000000" w:rsidR="00000000" w:rsidRPr="00000000">
        <w:rPr>
          <w:rtl w:val="0"/>
        </w:rPr>
      </w:r>
    </w:p>
    <w:p w:rsidR="00000000" w:rsidDel="00000000" w:rsidP="00000000" w:rsidRDefault="00000000" w:rsidRPr="00000000" w14:paraId="000003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Rainfall patterns were described as a key factor. The district receives heavy rainfall in a short period (1–2 months), leading to flooding for two months and drought for the remaining ten months.</w:t>
      </w:r>
    </w:p>
    <w:p w:rsidR="00000000" w:rsidDel="00000000" w:rsidP="00000000" w:rsidRDefault="00000000" w:rsidRPr="00000000" w14:paraId="000003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labor-intensive works include:</w:t>
      </w:r>
    </w:p>
    <w:p w:rsidR="00000000" w:rsidDel="00000000" w:rsidP="00000000" w:rsidRDefault="00000000" w:rsidRPr="00000000" w14:paraId="00000326">
      <w:pPr>
        <w:numPr>
          <w:ilvl w:val="0"/>
          <w:numId w:val="5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Plantation</w:t>
      </w:r>
    </w:p>
    <w:p w:rsidR="00000000" w:rsidDel="00000000" w:rsidP="00000000" w:rsidRDefault="00000000" w:rsidRPr="00000000" w14:paraId="00000327">
      <w:pPr>
        <w:numPr>
          <w:ilvl w:val="0"/>
          <w:numId w:val="5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Watering and protecting plantations</w:t>
      </w:r>
    </w:p>
    <w:p w:rsidR="00000000" w:rsidDel="00000000" w:rsidP="00000000" w:rsidRDefault="00000000" w:rsidRPr="00000000" w14:paraId="00000328">
      <w:pPr>
        <w:numPr>
          <w:ilvl w:val="0"/>
          <w:numId w:val="5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Toilet construction</w:t>
      </w:r>
    </w:p>
    <w:p w:rsidR="00000000" w:rsidDel="00000000" w:rsidP="00000000" w:rsidRDefault="00000000" w:rsidRPr="00000000" w14:paraId="00000329">
      <w:pPr>
        <w:numPr>
          <w:ilvl w:val="0"/>
          <w:numId w:val="5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Housing schemes</w:t>
      </w:r>
    </w:p>
    <w:p w:rsidR="00000000" w:rsidDel="00000000" w:rsidP="00000000" w:rsidRDefault="00000000" w:rsidRPr="00000000" w14:paraId="0000032A">
      <w:pPr>
        <w:numPr>
          <w:ilvl w:val="0"/>
          <w:numId w:val="59"/>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Dissipation and drainage works</w:t>
      </w:r>
    </w:p>
    <w:p w:rsidR="00000000" w:rsidDel="00000000" w:rsidP="00000000" w:rsidRDefault="00000000" w:rsidRPr="00000000" w14:paraId="000003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Plantation and related works are not necessarily climate-specific; they are part of routine labor generation.</w:t>
      </w:r>
    </w:p>
    <w:p w:rsidR="00000000" w:rsidDel="00000000" w:rsidP="00000000" w:rsidRDefault="00000000" w:rsidRPr="00000000" w14:paraId="000003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mentioned that higher-level prioritization influences district-level action. District officials often implement what is instructed rather than independently deciding priorities</w:t>
      </w:r>
    </w:p>
    <w:p w:rsidR="00000000" w:rsidDel="00000000" w:rsidP="00000000" w:rsidRDefault="00000000" w:rsidRPr="00000000" w14:paraId="000003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acknowledged that district officials cannot independently set priorities. They are evaluated on standardized parameters across states, regardless of local ecological differences.</w:t>
      </w:r>
    </w:p>
    <w:p w:rsidR="00000000" w:rsidDel="00000000" w:rsidP="00000000" w:rsidRDefault="00000000" w:rsidRPr="00000000" w14:paraId="000003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state government prioritizes plantation, districts must focus on plantation. If priorities change, districts follow those new directives.</w:t>
      </w:r>
    </w:p>
    <w:p w:rsidR="00000000" w:rsidDel="00000000" w:rsidP="00000000" w:rsidRDefault="00000000" w:rsidRPr="00000000" w14:paraId="000003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suggested that if climate priorities were set at the higher level and translated into policy, district-level implementation would be more effective.</w:t>
      </w:r>
    </w:p>
    <w:p w:rsidR="00000000" w:rsidDel="00000000" w:rsidP="00000000" w:rsidRDefault="00000000" w:rsidRPr="00000000" w14:paraId="0000033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Q. </w:t>
      </w:r>
      <w:r w:rsidDel="00000000" w:rsidR="00000000" w:rsidRPr="00000000">
        <w:rPr>
          <w:rFonts w:ascii="Times New Roman" w:cs="Times New Roman" w:eastAsia="Times New Roman" w:hAnsi="Times New Roman"/>
          <w:b w:val="1"/>
          <w:bCs w:val="1"/>
          <w:sz w:val="24"/>
          <w:szCs w:val="24"/>
          <w:rtl w:val="0"/>
        </w:rPr>
        <w:t xml:space="preserve">If constraints were removed, what climate-related issues would you prioritize?</w:t>
      </w:r>
    </w:p>
    <w:p w:rsidR="00000000" w:rsidDel="00000000" w:rsidP="00000000" w:rsidRDefault="00000000" w:rsidRPr="00000000" w14:paraId="000003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Divyanshu Nigam: </w:t>
      </w:r>
    </w:p>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change was described as an environmental challenge requiring attention to water capture and sustainable development.</w:t>
      </w:r>
    </w:p>
    <w:p w:rsidR="00000000" w:rsidDel="00000000" w:rsidP="00000000" w:rsidRDefault="00000000" w:rsidRPr="00000000" w14:paraId="000003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development is desired for economic growth, but it must be sustainable. The district does not want heavy industrialization that damages environmental carrying capacity.</w:t>
      </w:r>
    </w:p>
    <w:p w:rsidR="00000000" w:rsidDel="00000000" w:rsidP="00000000" w:rsidRDefault="00000000" w:rsidRPr="00000000" w14:paraId="000003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discussion emphasized:</w:t>
      </w:r>
    </w:p>
    <w:p w:rsidR="00000000" w:rsidDel="00000000" w:rsidP="00000000" w:rsidRDefault="00000000" w:rsidRPr="00000000" w14:paraId="00000335">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Reducing environmental destruction.</w:t>
      </w:r>
    </w:p>
    <w:p w:rsidR="00000000" w:rsidDel="00000000" w:rsidP="00000000" w:rsidRDefault="00000000" w:rsidRPr="00000000" w14:paraId="00000336">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from negative impact to at least neutral (net zero).</w:t>
      </w:r>
    </w:p>
    <w:p w:rsidR="00000000" w:rsidDel="00000000" w:rsidP="00000000" w:rsidRDefault="00000000" w:rsidRPr="00000000" w14:paraId="00000337">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Addressing plastic waste.</w:t>
      </w:r>
    </w:p>
    <w:p w:rsidR="00000000" w:rsidDel="00000000" w:rsidP="00000000" w:rsidRDefault="00000000" w:rsidRPr="00000000" w14:paraId="00000338">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groundwater contamination.</w:t>
      </w:r>
    </w:p>
    <w:p w:rsidR="00000000" w:rsidDel="00000000" w:rsidP="00000000" w:rsidRDefault="00000000" w:rsidRPr="00000000" w14:paraId="00000339">
      <w:pPr>
        <w:numPr>
          <w:ilvl w:val="0"/>
          <w:numId w:val="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Improving solid waste management, including bio-mining and waste transfer.</w:t>
      </w:r>
    </w:p>
    <w:p w:rsidR="00000000" w:rsidDel="00000000" w:rsidP="00000000" w:rsidRDefault="00000000" w:rsidRPr="00000000" w14:paraId="000003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resistance to environmental regulation was also noted. For example, businesses resist waste segregation, arguing that they already pay taxes.</w:t>
      </w:r>
    </w:p>
    <w:p w:rsidR="00000000" w:rsidDel="00000000" w:rsidP="00000000" w:rsidRDefault="00000000" w:rsidRPr="00000000" w14:paraId="000003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were shared of:</w:t>
      </w:r>
    </w:p>
    <w:p w:rsidR="00000000" w:rsidDel="00000000" w:rsidP="00000000" w:rsidRDefault="00000000" w:rsidRPr="00000000" w14:paraId="0000033C">
      <w:pPr>
        <w:numPr>
          <w:ilvl w:val="0"/>
          <w:numId w:val="2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Plastic littering during public events.</w:t>
      </w:r>
    </w:p>
    <w:p w:rsidR="00000000" w:rsidDel="00000000" w:rsidP="00000000" w:rsidRDefault="00000000" w:rsidRPr="00000000" w14:paraId="0000033D">
      <w:pPr>
        <w:numPr>
          <w:ilvl w:val="0"/>
          <w:numId w:val="2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Disposal of clothes and waste into rivers.</w:t>
      </w:r>
    </w:p>
    <w:p w:rsidR="00000000" w:rsidDel="00000000" w:rsidP="00000000" w:rsidRDefault="00000000" w:rsidRPr="00000000" w14:paraId="0000033E">
      <w:pPr>
        <w:numPr>
          <w:ilvl w:val="0"/>
          <w:numId w:val="2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Improper segregation of waste.</w:t>
      </w:r>
    </w:p>
    <w:p w:rsidR="00000000" w:rsidDel="00000000" w:rsidP="00000000" w:rsidRDefault="00000000" w:rsidRPr="00000000" w14:paraId="0000033F">
      <w:pPr>
        <w:numPr>
          <w:ilvl w:val="0"/>
          <w:numId w:val="26"/>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trade unions resisting regulatory efforts.</w:t>
      </w:r>
    </w:p>
    <w:p w:rsidR="00000000" w:rsidDel="00000000" w:rsidP="00000000" w:rsidRDefault="00000000" w:rsidRPr="00000000" w14:paraId="000003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Groundwater contamination from waste disposal was highlighted as a serious issue. Environmental awareness was seen as insufficient at the community level.</w:t>
      </w:r>
    </w:p>
    <w:p w:rsidR="00000000" w:rsidDel="00000000" w:rsidP="00000000" w:rsidRDefault="00000000" w:rsidRPr="00000000" w14:paraId="0000034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 Can this tool be piloted in one district first?</w:t>
      </w:r>
    </w:p>
    <w:p w:rsidR="00000000" w:rsidDel="00000000" w:rsidP="00000000" w:rsidRDefault="00000000" w:rsidRPr="00000000" w14:paraId="0000034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Divyanshu Nigam: </w:t>
      </w:r>
    </w:p>
    <w:p w:rsidR="00000000" w:rsidDel="00000000" w:rsidP="00000000" w:rsidRDefault="00000000" w:rsidRPr="00000000" w14:paraId="000003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suggested that starting with one district may be possible, but state concurrence is required.</w:t>
      </w:r>
    </w:p>
    <w:p w:rsidR="00000000" w:rsidDel="00000000" w:rsidP="00000000" w:rsidRDefault="00000000" w:rsidRPr="00000000" w14:paraId="000003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Aspirational districts were mentioned as potential pilot sites. If the initiative aligns with state priorities, it may be easier to implement.</w:t>
      </w:r>
    </w:p>
    <w:p w:rsidR="00000000" w:rsidDel="00000000" w:rsidP="00000000" w:rsidRDefault="00000000" w:rsidRPr="00000000" w14:paraId="000003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dynamics between districts were also noted as influencing implementation.</w:t>
      </w:r>
    </w:p>
    <w:p w:rsidR="00000000" w:rsidDel="00000000" w:rsidP="00000000" w:rsidRDefault="00000000" w:rsidRPr="00000000" w14:paraId="000003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question was raised about an NDMA (by Vinay Nagaraju)  initiative to identify model gram panchayats and provide funds for locally decided climate-resilient infrastructure. It was noted that such a program had not yet reached the district but might be implemented later.</w:t>
      </w:r>
    </w:p>
    <w:p w:rsidR="00000000" w:rsidDel="00000000" w:rsidP="00000000" w:rsidRDefault="00000000" w:rsidRPr="00000000" w14:paraId="000003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observed that gram panchayats are often aware of their local needs and can identify appropriate interventions if given autonomy.</w:t>
      </w:r>
    </w:p>
    <w:p w:rsidR="00000000" w:rsidDel="00000000" w:rsidP="00000000" w:rsidRDefault="00000000" w:rsidRPr="00000000" w14:paraId="0000034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mentioned ongoing engagement with districts in Shillong, East Khasi Hills, and Nandurbar. Travel to Sitamarhi was postponed due to safety concerns.</w:t>
      </w:r>
    </w:p>
    <w:p w:rsidR="00000000" w:rsidDel="00000000" w:rsidP="00000000" w:rsidRDefault="00000000" w:rsidRPr="00000000" w14:paraId="000003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discussion about engagement with tribal communities in India and globally, including the US, Amazon, and Africa. Emphasis was placed on knowledge-sharing with tribal communities and reciprocal engagement.</w:t>
        <w:tab/>
      </w:r>
    </w:p>
    <w:p w:rsidR="00000000" w:rsidDel="00000000" w:rsidP="00000000" w:rsidRDefault="00000000" w:rsidRPr="00000000" w14:paraId="0000034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separate discussion emerged regarding AI, data centers, and water usage (By Leigh Anne). Concerns were raised about the high water requirements of data centers and competition for clean water resources.</w:t>
      </w:r>
    </w:p>
    <w:p w:rsidR="00000000" w:rsidDel="00000000" w:rsidP="00000000" w:rsidRDefault="00000000" w:rsidRPr="00000000" w14:paraId="000003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mentioned that new technologies are being piloted in the Middle East to use biofilm from wastewater for cooling data centers, although such solutions are still under development.</w:t>
      </w:r>
    </w:p>
    <w:p w:rsidR="00000000" w:rsidDel="00000000" w:rsidP="00000000" w:rsidRDefault="00000000" w:rsidRPr="00000000" w14:paraId="000003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tool team stated that new technologies could be integrated into the model if desired.</w:t>
      </w:r>
    </w:p>
    <w:p w:rsidR="00000000" w:rsidDel="00000000" w:rsidP="00000000" w:rsidRDefault="00000000" w:rsidRPr="00000000" w14:paraId="0000035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takeaways/ Summary</w:t>
      </w:r>
    </w:p>
    <w:p w:rsidR="00000000" w:rsidDel="00000000" w:rsidP="00000000" w:rsidRDefault="00000000" w:rsidRPr="00000000" w14:paraId="0000035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4">
      <w:pPr>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MGNREGA asset selection is heavily shaped by political and employment-generation priorities, with works like roads and plantations preferred because they create immediate wage employment and visible outputs.</w:t>
        <w:br w:type="textWrapping"/>
      </w:r>
    </w:p>
    <w:p w:rsidR="00000000" w:rsidDel="00000000" w:rsidP="00000000" w:rsidRDefault="00000000" w:rsidRPr="00000000" w14:paraId="00000355">
      <w:pPr>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Long-term climate-resilient infrastructure projects are difficult to prioritize at the district level because they require high capital investment, have delayed benefits, and may not align with short political cycles.</w:t>
        <w:br w:type="textWrapping"/>
      </w:r>
    </w:p>
    <w:p w:rsidR="00000000" w:rsidDel="00000000" w:rsidP="00000000" w:rsidRDefault="00000000" w:rsidRPr="00000000" w14:paraId="00000356">
      <w:pPr>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District-level decision-making autonomy is limited, as priorities are largely determined by state and central government directives, with districts mainly responsible for implementation.</w:t>
        <w:br w:type="textWrapping"/>
      </w:r>
    </w:p>
    <w:p w:rsidR="00000000" w:rsidDel="00000000" w:rsidP="00000000" w:rsidRDefault="00000000" w:rsidRPr="00000000" w14:paraId="00000357">
      <w:pPr>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risks in the district are linked to uneven rainfall patterns, with intense rainfall over a short period causing floods followed by extended dry periods.</w:t>
        <w:br w:type="textWrapping"/>
      </w:r>
    </w:p>
    <w:p w:rsidR="00000000" w:rsidDel="00000000" w:rsidP="00000000" w:rsidRDefault="00000000" w:rsidRPr="00000000" w14:paraId="00000358">
      <w:pPr>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management challenges extend beyond climate adaptation, including plastic waste, groundwater contamination, poor waste segregation, and resistance from businesses and unions to environmental regulations.</w:t>
        <w:br w:type="textWrapping"/>
      </w:r>
    </w:p>
    <w:p w:rsidR="00000000" w:rsidDel="00000000" w:rsidP="00000000" w:rsidRDefault="00000000" w:rsidRPr="00000000" w14:paraId="00000359">
      <w:pPr>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availability exists but is difficult to operationalize, as datasets across departments are fragmented, non-standardized, and often not system-generated.</w:t>
        <w:br w:type="textWrapping"/>
      </w:r>
    </w:p>
    <w:p w:rsidR="00000000" w:rsidDel="00000000" w:rsidP="00000000" w:rsidRDefault="00000000" w:rsidRPr="00000000" w14:paraId="0000035A">
      <w:pPr>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Reliable ground-level data (“ground truth”) is essential for building useful AI-driven decision-support tools, even if technical data transformation can be handled digitally.</w:t>
        <w:br w:type="textWrapping"/>
      </w:r>
    </w:p>
    <w:p w:rsidR="00000000" w:rsidDel="00000000" w:rsidP="00000000" w:rsidRDefault="00000000" w:rsidRPr="00000000" w14:paraId="0000035B">
      <w:pPr>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awareness and public acceptance remain barriers to implementing more complex climate or environmental interventions.</w:t>
        <w:br w:type="textWrapping"/>
      </w:r>
    </w:p>
    <w:p w:rsidR="00000000" w:rsidDel="00000000" w:rsidP="00000000" w:rsidRDefault="00000000" w:rsidRPr="00000000" w14:paraId="0000035C">
      <w:pPr>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district-level pilot of the decision-support tool may be feasible, but state government approval and alignment with existing priorities would be required.</w:t>
        <w:br w:type="textWrapping"/>
      </w:r>
    </w:p>
    <w:p w:rsidR="00000000" w:rsidDel="00000000" w:rsidP="00000000" w:rsidRDefault="00000000" w:rsidRPr="00000000" w14:paraId="0000035D">
      <w:pPr>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 Panchayats could play an important role in identifying locally relevant climate interventions, as they often have strong contextual knowledge of local needs.</w:t>
        <w:br w:type="textWrapping"/>
      </w:r>
    </w:p>
    <w:p w:rsidR="00000000" w:rsidDel="00000000" w:rsidP="00000000" w:rsidRDefault="00000000" w:rsidRPr="00000000" w14:paraId="0000035E">
      <w:pPr>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conversation reinforced the value of AI-enabled tools that integrate multiple datasets and support evidence-based infrastructure planning, particularly for administrators with short tenures.</w:t>
      </w:r>
    </w:p>
    <w:p w:rsidR="00000000" w:rsidDel="00000000" w:rsidP="00000000" w:rsidRDefault="00000000" w:rsidRPr="00000000" w14:paraId="0000035F">
      <w:pPr>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pgNumType w:start="1"/>
        </w:sectPr>
      </w:pPr>
      <w:bookmarkStart w:colFirst="0" w:colLast="0" w:name="_f1gspru2fd7e"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Meeting with Rahul Nadh</w:t>
      </w:r>
      <w:r w:rsidDel="00000000" w:rsidR="00000000" w:rsidRPr="00000000">
        <w:rPr>
          <w:rtl w:val="0"/>
        </w:rPr>
      </w:r>
    </w:p>
    <w:p w:rsidR="00000000" w:rsidDel="00000000" w:rsidP="00000000" w:rsidRDefault="00000000" w:rsidRPr="00000000" w14:paraId="00000361">
      <w:pPr>
        <w:pStyle w:val="Heading2"/>
        <w:rPr/>
      </w:pPr>
      <w:bookmarkStart w:colFirst="0" w:colLast="0" w:name="_aacs5ca6o41x" w:id="32"/>
      <w:bookmarkEnd w:id="32"/>
      <w:r w:rsidDel="00000000" w:rsidR="00000000" w:rsidRPr="00000000">
        <w:rPr>
          <w:rtl w:val="0"/>
        </w:rPr>
        <w:t xml:space="preserve">Feb 25, 2026</w:t>
      </w:r>
      <w:r w:rsidDel="00000000" w:rsidR="00000000" w:rsidRPr="00000000">
        <w:rPr>
          <w:rtl w:val="0"/>
        </w:rPr>
        <w:t xml:space="preserve"> | </w:t>
      </w:r>
      <w:hyperlink r:id="rId30">
        <w:r w:rsidDel="00000000" w:rsidR="00000000" w:rsidRPr="00000000">
          <w:rPr>
            <w:color w:val="0000ee"/>
            <w:u w:val="single"/>
            <w:rtl w:val="0"/>
          </w:rPr>
          <w:t xml:space="preserve">Inclusion Economics Meeting with Rahul Nadh (IAS), Chennai - Director, Environment and Climate Change. Government of Tamil Nadu</w:t>
        </w:r>
      </w:hyperlink>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Attendees: </w:t>
      </w:r>
      <w:hyperlink r:id="rId31">
        <w:r w:rsidDel="00000000" w:rsidR="00000000" w:rsidRPr="00000000">
          <w:rPr>
            <w:color w:val="0000ee"/>
            <w:u w:val="single"/>
            <w:rtl w:val="0"/>
          </w:rPr>
          <w:t xml:space="preserve">Anindya Singh</w:t>
        </w:r>
      </w:hyperlink>
      <w:r w:rsidDel="00000000" w:rsidR="00000000" w:rsidRPr="00000000">
        <w:rPr>
          <w:rtl w:val="0"/>
        </w:rPr>
        <w:t xml:space="preserve"> </w:t>
      </w:r>
      <w:hyperlink r:id="rId32">
        <w:r w:rsidDel="00000000" w:rsidR="00000000" w:rsidRPr="00000000">
          <w:rPr>
            <w:color w:val="0000ee"/>
            <w:u w:val="single"/>
            <w:rtl w:val="0"/>
          </w:rPr>
          <w:t xml:space="preserve">leighanne@gmail.com</w:t>
        </w:r>
      </w:hyperlink>
      <w:r w:rsidDel="00000000" w:rsidR="00000000" w:rsidRPr="00000000">
        <w:rPr>
          <w:rtl w:val="0"/>
        </w:rPr>
        <w:t xml:space="preserve"> </w:t>
      </w:r>
      <w:hyperlink r:id="rId33">
        <w:r w:rsidDel="00000000" w:rsidR="00000000" w:rsidRPr="00000000">
          <w:rPr>
            <w:color w:val="0000ee"/>
            <w:u w:val="single"/>
            <w:rtl w:val="0"/>
          </w:rPr>
          <w:t xml:space="preserve">leighmiller@xwf.x.team</w:t>
        </w:r>
      </w:hyperlink>
      <w:r w:rsidDel="00000000" w:rsidR="00000000" w:rsidRPr="00000000">
        <w:rPr>
          <w:rtl w:val="0"/>
        </w:rPr>
        <w:t xml:space="preserve"> </w:t>
      </w:r>
      <w:hyperlink r:id="rId34">
        <w:r w:rsidDel="00000000" w:rsidR="00000000" w:rsidRPr="00000000">
          <w:rPr>
            <w:color w:val="0000ee"/>
            <w:u w:val="single"/>
            <w:rtl w:val="0"/>
          </w:rPr>
          <w:t xml:space="preserve">Saanjuli Gupta</w:t>
        </w:r>
      </w:hyperlink>
      <w:r w:rsidDel="00000000" w:rsidR="00000000" w:rsidRPr="00000000">
        <w:rPr>
          <w:rtl w:val="0"/>
        </w:rPr>
        <w:t xml:space="preserve"> </w:t>
      </w:r>
      <w:hyperlink r:id="rId35">
        <w:r w:rsidDel="00000000" w:rsidR="00000000" w:rsidRPr="00000000">
          <w:rPr>
            <w:color w:val="0000ee"/>
            <w:u w:val="single"/>
            <w:rtl w:val="0"/>
          </w:rPr>
          <w:t xml:space="preserve">Vinay Nagaraju</w:t>
        </w:r>
      </w:hyperlink>
      <w:r w:rsidDel="00000000" w:rsidR="00000000" w:rsidRPr="00000000">
        <w:rPr>
          <w:rtl w:val="0"/>
        </w:rPr>
        <w:t xml:space="preserve"> </w:t>
      </w:r>
      <w:hyperlink r:id="rId36">
        <w:r w:rsidDel="00000000" w:rsidR="00000000" w:rsidRPr="00000000">
          <w:rPr>
            <w:color w:val="0000ee"/>
            <w:u w:val="single"/>
            <w:rtl w:val="0"/>
          </w:rPr>
          <w:t xml:space="preserve">Meghana Mungikar</w:t>
        </w:r>
      </w:hyperlink>
      <w:r w:rsidDel="00000000" w:rsidR="00000000" w:rsidRPr="00000000">
        <w:rPr>
          <w:rtl w:val="0"/>
        </w:rPr>
        <w:t xml:space="preserve"> </w:t>
      </w:r>
      <w:hyperlink r:id="rId37">
        <w:r w:rsidDel="00000000" w:rsidR="00000000" w:rsidRPr="00000000">
          <w:rPr>
            <w:color w:val="0000ee"/>
            <w:u w:val="single"/>
            <w:rtl w:val="0"/>
          </w:rPr>
          <w:t xml:space="preserve">Mungikar, Meghana</w:t>
        </w:r>
      </w:hyperlink>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b w:val="1"/>
          <w:bCs w:val="1"/>
        </w:rPr>
      </w:pPr>
      <w:r w:rsidDel="00000000" w:rsidR="00000000" w:rsidRPr="00000000">
        <w:rPr>
          <w:b w:val="1"/>
          <w:bCs w:val="1"/>
          <w:rtl w:val="0"/>
        </w:rPr>
        <w:t xml:space="preserve">Discussion on current status of the study on payment for ecosystem services</w:t>
      </w:r>
    </w:p>
    <w:p w:rsidR="00000000" w:rsidDel="00000000" w:rsidP="00000000" w:rsidRDefault="00000000" w:rsidRPr="00000000" w14:paraId="00000365">
      <w:pPr>
        <w:rPr>
          <w:b w:val="1"/>
          <w:bCs w:val="1"/>
        </w:rPr>
      </w:pPr>
      <w:r w:rsidDel="00000000" w:rsidR="00000000" w:rsidRPr="00000000">
        <w:rPr>
          <w:rtl w:val="0"/>
        </w:rPr>
      </w:r>
    </w:p>
    <w:p w:rsidR="00000000" w:rsidDel="00000000" w:rsidP="00000000" w:rsidRDefault="00000000" w:rsidRPr="00000000" w14:paraId="00000366">
      <w:pPr>
        <w:rPr/>
      </w:pPr>
      <w:r w:rsidDel="00000000" w:rsidR="00000000" w:rsidRPr="00000000">
        <w:rPr>
          <w:b w:val="1"/>
          <w:bCs w:val="1"/>
          <w:rtl w:val="0"/>
        </w:rPr>
        <w:t xml:space="preserve">Rahul Nadh: </w:t>
      </w:r>
      <w:r w:rsidDel="00000000" w:rsidR="00000000" w:rsidRPr="00000000">
        <w:rPr>
          <w:rtl w:val="0"/>
        </w:rPr>
        <w:t xml:space="preserve">He talked about a professor who has created a way to calculate payments for ecosystem </w:t>
      </w:r>
    </w:p>
    <w:p w:rsidR="00000000" w:rsidDel="00000000" w:rsidP="00000000" w:rsidRDefault="00000000" w:rsidRPr="00000000" w14:paraId="00000367">
      <w:pPr>
        <w:rPr/>
      </w:pPr>
      <w:r w:rsidDel="00000000" w:rsidR="00000000" w:rsidRPr="00000000">
        <w:rPr>
          <w:rtl w:val="0"/>
        </w:rPr>
        <w:t xml:space="preserve">Basically, there's a study that's currently going on looking at what kind of contracts will you know households eventually sign for to make it work and viable in the long run, so that you know when the whole point is to ensure that any carbon credits that come in is there's integrity around those, and maybe eventually they can access climate finance, things like that. But this is kind of early stages to see what makes it work. He was when Mr. Professor Patterson, you know, probably have some ideas about how that would work here.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b w:val="1"/>
          <w:bCs w:val="1"/>
        </w:rPr>
      </w:pPr>
      <w:r w:rsidDel="00000000" w:rsidR="00000000" w:rsidRPr="00000000">
        <w:rPr>
          <w:rtl w:val="0"/>
        </w:rPr>
        <w:t xml:space="preserve">Q. </w:t>
      </w:r>
      <w:r w:rsidDel="00000000" w:rsidR="00000000" w:rsidRPr="00000000">
        <w:rPr>
          <w:b w:val="1"/>
          <w:bCs w:val="1"/>
          <w:rtl w:val="0"/>
        </w:rPr>
        <w:t xml:space="preserve">How does Google fit into the financing of these projects, and what does the "Scenario Builder" tool accomplish? (Rahul Nadh)</w:t>
      </w:r>
    </w:p>
    <w:p w:rsidR="00000000" w:rsidDel="00000000" w:rsidP="00000000" w:rsidRDefault="00000000" w:rsidRPr="00000000" w14:paraId="0000036A">
      <w:pPr>
        <w:rPr>
          <w:b w:val="1"/>
          <w:bCs w:val="1"/>
        </w:rPr>
      </w:pPr>
      <w:r w:rsidDel="00000000" w:rsidR="00000000" w:rsidRPr="00000000">
        <w:rPr>
          <w:rtl w:val="0"/>
        </w:rPr>
      </w:r>
    </w:p>
    <w:p w:rsidR="00000000" w:rsidDel="00000000" w:rsidP="00000000" w:rsidRDefault="00000000" w:rsidRPr="00000000" w14:paraId="0000036B">
      <w:pPr>
        <w:rPr>
          <w:b w:val="1"/>
          <w:bCs w:val="1"/>
        </w:rPr>
      </w:pPr>
      <w:r w:rsidDel="00000000" w:rsidR="00000000" w:rsidRPr="00000000">
        <w:rPr>
          <w:b w:val="1"/>
          <w:bCs w:val="1"/>
          <w:rtl w:val="0"/>
        </w:rPr>
        <w:t xml:space="preserve">Leigh Anne: </w:t>
      </w:r>
    </w:p>
    <w:p w:rsidR="00000000" w:rsidDel="00000000" w:rsidP="00000000" w:rsidRDefault="00000000" w:rsidRPr="00000000" w14:paraId="0000036C">
      <w:pPr>
        <w:rPr/>
      </w:pPr>
      <w:r w:rsidDel="00000000" w:rsidR="00000000" w:rsidRPr="00000000">
        <w:rPr>
          <w:rtl w:val="0"/>
        </w:rPr>
        <w:t xml:space="preserve">there's many good things about Google... they can bring those finance people to the table. If you want carbon credits, resilience bonds, biodiversity credits, we can put them right in then the district collector has an additional stream of revenue with which to make new products. This one is to the point where it has scenarios built. What if you do nothing, but what you do today all very bad? What if you do art and you have some projects that still fail, and then what if you do everything that is in this scenario builder? You really like this part because it made it clear why they have to work together. If you're really going to restore the watersheds and prevent landslides, you have to work across the illegal mining enforcers to try to shut them down and get them to stop shutting these into the water. You need to work with forestry. You need to work with infrastructure. You need to work with the friggin construction crews building all those roads up to the tour spots, because they're actually creating landslides that then cut their roads off</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b w:val="1"/>
          <w:bCs w:val="1"/>
        </w:rPr>
      </w:pPr>
      <w:r w:rsidDel="00000000" w:rsidR="00000000" w:rsidRPr="00000000">
        <w:rPr>
          <w:b w:val="1"/>
          <w:bCs w:val="1"/>
          <w:rtl w:val="0"/>
        </w:rPr>
        <w:t xml:space="preserve">Q. What was the feedback from the Nandurbar District Collector (DC)? (Rahul Nadh)</w:t>
      </w:r>
    </w:p>
    <w:p w:rsidR="00000000" w:rsidDel="00000000" w:rsidP="00000000" w:rsidRDefault="00000000" w:rsidRPr="00000000" w14:paraId="0000036F">
      <w:pPr>
        <w:rPr>
          <w:b w:val="1"/>
          <w:bCs w:val="1"/>
        </w:rPr>
      </w:pPr>
      <w:r w:rsidDel="00000000" w:rsidR="00000000" w:rsidRPr="00000000">
        <w:rPr>
          <w:rtl w:val="0"/>
        </w:rPr>
      </w:r>
    </w:p>
    <w:p w:rsidR="00000000" w:rsidDel="00000000" w:rsidP="00000000" w:rsidRDefault="00000000" w:rsidRPr="00000000" w14:paraId="00000370">
      <w:pPr>
        <w:rPr>
          <w:b w:val="1"/>
          <w:bCs w:val="1"/>
        </w:rPr>
      </w:pPr>
      <w:r w:rsidDel="00000000" w:rsidR="00000000" w:rsidRPr="00000000">
        <w:rPr>
          <w:b w:val="1"/>
          <w:bCs w:val="1"/>
          <w:rtl w:val="0"/>
        </w:rPr>
        <w:t xml:space="preserve">Anindya and Leigh Anne: </w:t>
      </w:r>
    </w:p>
    <w:p w:rsidR="00000000" w:rsidDel="00000000" w:rsidP="00000000" w:rsidRDefault="00000000" w:rsidRPr="00000000" w14:paraId="00000371">
      <w:pPr>
        <w:rPr/>
      </w:pPr>
      <w:r w:rsidDel="00000000" w:rsidR="00000000" w:rsidRPr="00000000">
        <w:rPr>
          <w:rtl w:val="0"/>
        </w:rPr>
        <w:t xml:space="preserve">the nandurbar DC said that the thing that she would very excited about is getting all the departments together to make a plan, and they also have a district Planning Committee, which will be able to help us. That was her input to all these things, and she also liked that this tool can make paperwork. They can generate the paperwork anywhere, make proposals for the for ministry rural development, even get her grants.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b w:val="1"/>
          <w:bCs w:val="1"/>
        </w:rPr>
      </w:pPr>
      <w:r w:rsidDel="00000000" w:rsidR="00000000" w:rsidRPr="00000000">
        <w:rPr>
          <w:rtl w:val="0"/>
        </w:rPr>
        <w:t xml:space="preserve">Q. </w:t>
      </w:r>
      <w:r w:rsidDel="00000000" w:rsidR="00000000" w:rsidRPr="00000000">
        <w:rPr>
          <w:b w:val="1"/>
          <w:bCs w:val="1"/>
          <w:rtl w:val="0"/>
        </w:rPr>
        <w:t xml:space="preserve">Regarding field visits, what are the plans for Ramanathapuram and the island restoration?</w:t>
      </w:r>
    </w:p>
    <w:p w:rsidR="00000000" w:rsidDel="00000000" w:rsidP="00000000" w:rsidRDefault="00000000" w:rsidRPr="00000000" w14:paraId="00000374">
      <w:pPr>
        <w:rPr/>
      </w:pPr>
      <w:r w:rsidDel="00000000" w:rsidR="00000000" w:rsidRPr="00000000">
        <w:rPr>
          <w:b w:val="1"/>
          <w:bCs w:val="1"/>
          <w:rtl w:val="0"/>
        </w:rPr>
        <w:t xml:space="preserve">Vinay, Leigh and Rahul Nadh:</w:t>
      </w:r>
      <w:r w:rsidDel="00000000" w:rsidR="00000000" w:rsidRPr="00000000">
        <w:rPr>
          <w:rtl w:val="0"/>
        </w:rPr>
        <w:t xml:space="preserve"> </w:t>
      </w:r>
    </w:p>
    <w:p w:rsidR="00000000" w:rsidDel="00000000" w:rsidP="00000000" w:rsidRDefault="00000000" w:rsidRPr="00000000" w14:paraId="00000375">
      <w:pPr>
        <w:rPr/>
      </w:pPr>
      <w:r w:rsidDel="00000000" w:rsidR="00000000" w:rsidRPr="00000000">
        <w:rPr>
          <w:rtl w:val="0"/>
        </w:rPr>
        <w:t xml:space="preserve">VN: Definitely need the green fellow if you can give us the contact, also Mr. Patterson, if he's available... We might go tomorrow, actually, if that's worth it." "Everyone is blown away by the amount of initiatives you have in Tamil Nadu</w:t>
      </w:r>
    </w:p>
    <w:p w:rsidR="00000000" w:rsidDel="00000000" w:rsidP="00000000" w:rsidRDefault="00000000" w:rsidRPr="00000000" w14:paraId="00000376">
      <w:pPr>
        <w:rPr/>
      </w:pPr>
      <w:r w:rsidDel="00000000" w:rsidR="00000000" w:rsidRPr="00000000">
        <w:rPr>
          <w:rtl w:val="0"/>
        </w:rPr>
        <w:t xml:space="preserve">RN: It's good to have a crisis. The water crisis is pushing everyone, yeah, yeah. ... That's an amazing place. Okay, that's where actually they're doing. We're doing an island restoration that was actually, yeah, it's in your map. right now we are doing some works through the ensure... this is through a World Bank contract program</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b w:val="1"/>
          <w:bCs w:val="1"/>
        </w:rPr>
      </w:pPr>
      <w:r w:rsidDel="00000000" w:rsidR="00000000" w:rsidRPr="00000000">
        <w:rPr>
          <w:rtl w:val="0"/>
        </w:rPr>
        <w:t xml:space="preserve">Q. </w:t>
      </w:r>
      <w:r w:rsidDel="00000000" w:rsidR="00000000" w:rsidRPr="00000000">
        <w:rPr>
          <w:b w:val="1"/>
          <w:bCs w:val="1"/>
          <w:rtl w:val="0"/>
        </w:rPr>
        <w:t xml:space="preserve">What are the specific ecological and security challenges in that coastal belt? (Vinay)</w:t>
      </w:r>
    </w:p>
    <w:p w:rsidR="00000000" w:rsidDel="00000000" w:rsidP="00000000" w:rsidRDefault="00000000" w:rsidRPr="00000000" w14:paraId="00000379">
      <w:pPr>
        <w:rPr>
          <w:b w:val="1"/>
          <w:bCs w:val="1"/>
        </w:rPr>
      </w:pPr>
      <w:r w:rsidDel="00000000" w:rsidR="00000000" w:rsidRPr="00000000">
        <w:rPr>
          <w:rtl w:val="0"/>
        </w:rPr>
      </w:r>
    </w:p>
    <w:p w:rsidR="00000000" w:rsidDel="00000000" w:rsidP="00000000" w:rsidRDefault="00000000" w:rsidRPr="00000000" w14:paraId="0000037A">
      <w:pPr>
        <w:rPr>
          <w:b w:val="1"/>
          <w:bCs w:val="1"/>
        </w:rPr>
      </w:pPr>
      <w:r w:rsidDel="00000000" w:rsidR="00000000" w:rsidRPr="00000000">
        <w:rPr>
          <w:b w:val="1"/>
          <w:bCs w:val="1"/>
          <w:rtl w:val="0"/>
        </w:rPr>
        <w:t xml:space="preserve">Rahul Nadh: </w:t>
      </w:r>
    </w:p>
    <w:p w:rsidR="00000000" w:rsidDel="00000000" w:rsidP="00000000" w:rsidRDefault="00000000" w:rsidRPr="00000000" w14:paraId="0000037B">
      <w:pPr>
        <w:rPr/>
      </w:pPr>
      <w:r w:rsidDel="00000000" w:rsidR="00000000" w:rsidRPr="00000000">
        <w:rPr>
          <w:rtl w:val="0"/>
        </w:rPr>
        <w:t xml:space="preserve">in the district there's actually there's a big problem, because much of our coral reefs are in this palace, okay, but we have a problem with fishing. Okay, a lot of this small ports, it's called harbours. The fishing harbours, those are located in between this coral leaves. Okay, so that's actually a threat to ecosystem. ... it's close to that Pamban and, okay, it's very dear to Sri Lanka." "Security issue because we had a historical problem with Sri Lanka that's now over, but still as a matter of abundant caution</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Leigh added: There's been a series of ports, including one in Sri Lanka that the Chinese have bought, and there's another in Australia, the Americans are now going into rebuy and kick them out. So if you need someone to kick out the Chinese in Sri Lanka, let us know.</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b w:val="1"/>
          <w:bCs w:val="1"/>
        </w:rPr>
      </w:pPr>
      <w:r w:rsidDel="00000000" w:rsidR="00000000" w:rsidRPr="00000000">
        <w:rPr>
          <w:b w:val="1"/>
          <w:bCs w:val="1"/>
          <w:rtl w:val="0"/>
        </w:rPr>
        <w:t xml:space="preserve">Discussion on the climatic problems faced by Nilgiri hills</w:t>
      </w:r>
    </w:p>
    <w:p w:rsidR="00000000" w:rsidDel="00000000" w:rsidP="00000000" w:rsidRDefault="00000000" w:rsidRPr="00000000" w14:paraId="00000380">
      <w:pPr>
        <w:rPr/>
      </w:pPr>
      <w:r w:rsidDel="00000000" w:rsidR="00000000" w:rsidRPr="00000000">
        <w:rPr>
          <w:rtl w:val="0"/>
        </w:rPr>
        <w:t xml:space="preserve">Rahul Nadh: Very beautiful district, Western Yes. As such, the volunteers are threatened by this climate change... nothing is there. It's a very fishing oriented, water scarce coastal district, nothing much, okay, but it gives us this problem of heavy rainfall, landslides, issues with tourism. We have couple of our hydroelectric project.</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b w:val="1"/>
          <w:bCs w:val="1"/>
        </w:rPr>
      </w:pPr>
      <w:r w:rsidDel="00000000" w:rsidR="00000000" w:rsidRPr="00000000">
        <w:rPr>
          <w:b w:val="1"/>
          <w:bCs w:val="1"/>
          <w:rtl w:val="0"/>
        </w:rPr>
        <w:t xml:space="preserve">Discussion on MGNREGA and VB GRAM G (Rahul Nadh asked)</w:t>
      </w:r>
    </w:p>
    <w:p w:rsidR="00000000" w:rsidDel="00000000" w:rsidP="00000000" w:rsidRDefault="00000000" w:rsidRPr="00000000" w14:paraId="00000383">
      <w:pPr>
        <w:rPr>
          <w:b w:val="1"/>
          <w:bCs w:val="1"/>
        </w:rPr>
      </w:pPr>
      <w:r w:rsidDel="00000000" w:rsidR="00000000" w:rsidRPr="00000000">
        <w:rPr>
          <w:rtl w:val="0"/>
        </w:rPr>
      </w:r>
    </w:p>
    <w:p w:rsidR="00000000" w:rsidDel="00000000" w:rsidP="00000000" w:rsidRDefault="00000000" w:rsidRPr="00000000" w14:paraId="00000384">
      <w:pPr>
        <w:rPr/>
      </w:pPr>
      <w:r w:rsidDel="00000000" w:rsidR="00000000" w:rsidRPr="00000000">
        <w:rPr>
          <w:b w:val="1"/>
          <w:bCs w:val="1"/>
          <w:rtl w:val="0"/>
        </w:rPr>
        <w:t xml:space="preserve">Vinay:</w:t>
      </w:r>
      <w:r w:rsidDel="00000000" w:rsidR="00000000" w:rsidRPr="00000000">
        <w:rPr>
          <w:rtl w:val="0"/>
        </w:rPr>
        <w:t xml:space="preserve"> </w:t>
      </w:r>
    </w:p>
    <w:p w:rsidR="00000000" w:rsidDel="00000000" w:rsidP="00000000" w:rsidRDefault="00000000" w:rsidRPr="00000000" w14:paraId="00000385">
      <w:pPr>
        <w:rPr/>
      </w:pPr>
      <w:r w:rsidDel="00000000" w:rsidR="00000000" w:rsidRPr="00000000">
        <w:rPr>
          <w:rtl w:val="0"/>
        </w:rPr>
        <w:t xml:space="preserve">it will take another six to eight months before they really move it to the new ones. They have to get the new job cards and all that. And yeah, I think, I think they have some infrastructure that they built yesterday, they released this new one stop app called Rural one. ... MoRD app trying to bring in all sorts of different schemes into one place, like NREGA, NRLM, all that in one place. In fact, some of the features that we work from inclusion economics, which addresses payment delays in the NREGA thing, is actually included in that app now. They get to see which payments are pending, what's the stage, and if he or she wants to send a WhatsApp message, or, you know, a nudge to someone else saying that, get this moving. They can do that? Yeah. ... in some high delay areas, the speed in wage payments was close to 27%. That's how the delay is reduced."</w:t>
      </w:r>
    </w:p>
    <w:p w:rsidR="00000000" w:rsidDel="00000000" w:rsidP="00000000" w:rsidRDefault="00000000" w:rsidRPr="00000000" w14:paraId="00000386">
      <w:pPr>
        <w:rPr>
          <w:b w:val="1"/>
          <w:bCs w:val="1"/>
        </w:rPr>
      </w:pPr>
      <w:r w:rsidDel="00000000" w:rsidR="00000000" w:rsidRPr="00000000">
        <w:rPr>
          <w:b w:val="1"/>
          <w:bCs w:val="1"/>
          <w:rtl w:val="0"/>
        </w:rPr>
        <w:t xml:space="preserve">Key takeaways/ Summary</w:t>
      </w:r>
    </w:p>
    <w:p w:rsidR="00000000" w:rsidDel="00000000" w:rsidP="00000000" w:rsidRDefault="00000000" w:rsidRPr="00000000" w14:paraId="00000387">
      <w:pPr>
        <w:rPr>
          <w:b w:val="1"/>
          <w:bCs w:val="1"/>
        </w:rPr>
      </w:pPr>
      <w:r w:rsidDel="00000000" w:rsidR="00000000" w:rsidRPr="00000000">
        <w:rPr>
          <w:rtl w:val="0"/>
        </w:rPr>
      </w:r>
    </w:p>
    <w:p w:rsidR="00000000" w:rsidDel="00000000" w:rsidP="00000000" w:rsidRDefault="00000000" w:rsidRPr="00000000" w14:paraId="00000388">
      <w:pPr>
        <w:numPr>
          <w:ilvl w:val="0"/>
          <w:numId w:val="5"/>
        </w:numPr>
        <w:ind w:left="720" w:hanging="360"/>
      </w:pPr>
      <w:r w:rsidDel="00000000" w:rsidR="00000000" w:rsidRPr="00000000">
        <w:rPr>
          <w:b w:val="1"/>
          <w:bCs w:val="1"/>
          <w:rtl w:val="0"/>
        </w:rPr>
        <w:t xml:space="preserve">Tamil Nadu is exploring Payment for Ecosystem Services (PES)</w:t>
      </w:r>
      <w:r w:rsidDel="00000000" w:rsidR="00000000" w:rsidRPr="00000000">
        <w:rPr>
          <w:rtl w:val="0"/>
        </w:rPr>
        <w:t xml:space="preserve"> mechanisms to incentivize environmental conservation, with ongoing research focused on designing </w:t>
      </w:r>
      <w:r w:rsidDel="00000000" w:rsidR="00000000" w:rsidRPr="00000000">
        <w:rPr>
          <w:b w:val="1"/>
          <w:bCs w:val="1"/>
          <w:rtl w:val="0"/>
        </w:rPr>
        <w:t xml:space="preserve">household contracts that maintain carbon credit integrity and enable access to climate finance</w:t>
      </w:r>
      <w:r w:rsidDel="00000000" w:rsidR="00000000" w:rsidRPr="00000000">
        <w:rPr>
          <w:rtl w:val="0"/>
        </w:rPr>
        <w:t xml:space="preserve">.</w:t>
        <w:br w:type="textWrapping"/>
      </w:r>
    </w:p>
    <w:p w:rsidR="00000000" w:rsidDel="00000000" w:rsidP="00000000" w:rsidRDefault="00000000" w:rsidRPr="00000000" w14:paraId="00000389">
      <w:pPr>
        <w:numPr>
          <w:ilvl w:val="0"/>
          <w:numId w:val="5"/>
        </w:numPr>
        <w:ind w:left="720" w:hanging="360"/>
      </w:pPr>
      <w:r w:rsidDel="00000000" w:rsidR="00000000" w:rsidRPr="00000000">
        <w:rPr>
          <w:b w:val="1"/>
          <w:bCs w:val="1"/>
          <w:rtl w:val="0"/>
        </w:rPr>
        <w:t xml:space="preserve">The “Scenario Builder” tool was discussed as a decision-support mechanism</w:t>
      </w:r>
      <w:r w:rsidDel="00000000" w:rsidR="00000000" w:rsidRPr="00000000">
        <w:rPr>
          <w:rtl w:val="0"/>
        </w:rPr>
        <w:t xml:space="preserve"> that allows policymakers to compare outcomes across different intervention scenarios (e.g., doing nothing, partial action, or full intervention), helping demonstrate the benefits of coordinated climate action.</w:t>
        <w:br w:type="textWrapping"/>
      </w:r>
    </w:p>
    <w:p w:rsidR="00000000" w:rsidDel="00000000" w:rsidP="00000000" w:rsidRDefault="00000000" w:rsidRPr="00000000" w14:paraId="0000038A">
      <w:pPr>
        <w:numPr>
          <w:ilvl w:val="0"/>
          <w:numId w:val="5"/>
        </w:numPr>
        <w:ind w:left="720" w:hanging="360"/>
      </w:pPr>
      <w:r w:rsidDel="00000000" w:rsidR="00000000" w:rsidRPr="00000000">
        <w:rPr>
          <w:b w:val="1"/>
          <w:bCs w:val="1"/>
          <w:rtl w:val="0"/>
        </w:rPr>
        <w:t xml:space="preserve">Cross-department coordination is essential for effective climate mitigation</w:t>
      </w:r>
      <w:r w:rsidDel="00000000" w:rsidR="00000000" w:rsidRPr="00000000">
        <w:rPr>
          <w:rtl w:val="0"/>
        </w:rPr>
        <w:t xml:space="preserve">, particularly in complex ecosystems where forestry, infrastructure, mining regulation, tourism, and environmental agencies must collaborate.</w:t>
        <w:br w:type="textWrapping"/>
      </w:r>
    </w:p>
    <w:p w:rsidR="00000000" w:rsidDel="00000000" w:rsidP="00000000" w:rsidRDefault="00000000" w:rsidRPr="00000000" w14:paraId="0000038B">
      <w:pPr>
        <w:numPr>
          <w:ilvl w:val="0"/>
          <w:numId w:val="5"/>
        </w:numPr>
        <w:ind w:left="720" w:hanging="360"/>
      </w:pPr>
      <w:r w:rsidDel="00000000" w:rsidR="00000000" w:rsidRPr="00000000">
        <w:rPr>
          <w:b w:val="1"/>
          <w:bCs w:val="1"/>
          <w:rtl w:val="0"/>
        </w:rPr>
        <w:t xml:space="preserve">Digital tools that can generate proposals and documentation</w:t>
      </w:r>
      <w:r w:rsidDel="00000000" w:rsidR="00000000" w:rsidRPr="00000000">
        <w:rPr>
          <w:rtl w:val="0"/>
        </w:rPr>
        <w:t xml:space="preserve"> were seen as particularly valuable for administrators, as they can support </w:t>
      </w:r>
      <w:r w:rsidDel="00000000" w:rsidR="00000000" w:rsidRPr="00000000">
        <w:rPr>
          <w:b w:val="1"/>
          <w:bCs w:val="1"/>
          <w:rtl w:val="0"/>
        </w:rPr>
        <w:t xml:space="preserve">district planning committees and streamline grant applications to ministries</w:t>
      </w:r>
      <w:r w:rsidDel="00000000" w:rsidR="00000000" w:rsidRPr="00000000">
        <w:rPr>
          <w:rtl w:val="0"/>
        </w:rPr>
        <w:t xml:space="preserve">.</w:t>
        <w:br w:type="textWrapping"/>
      </w:r>
    </w:p>
    <w:p w:rsidR="00000000" w:rsidDel="00000000" w:rsidP="00000000" w:rsidRDefault="00000000" w:rsidRPr="00000000" w14:paraId="0000038C">
      <w:pPr>
        <w:numPr>
          <w:ilvl w:val="0"/>
          <w:numId w:val="5"/>
        </w:numPr>
        <w:ind w:left="720" w:hanging="360"/>
      </w:pPr>
      <w:r w:rsidDel="00000000" w:rsidR="00000000" w:rsidRPr="00000000">
        <w:rPr>
          <w:b w:val="1"/>
          <w:bCs w:val="1"/>
          <w:rtl w:val="0"/>
        </w:rPr>
        <w:t xml:space="preserve">Google’s potential role was framed primarily as a facilitator of climate finance</w:t>
      </w:r>
      <w:r w:rsidDel="00000000" w:rsidR="00000000" w:rsidRPr="00000000">
        <w:rPr>
          <w:rtl w:val="0"/>
        </w:rPr>
        <w:t xml:space="preserve">, helping connect governments to instruments such as </w:t>
      </w:r>
      <w:r w:rsidDel="00000000" w:rsidR="00000000" w:rsidRPr="00000000">
        <w:rPr>
          <w:b w:val="1"/>
          <w:bCs w:val="1"/>
          <w:rtl w:val="0"/>
        </w:rPr>
        <w:t xml:space="preserve">carbon credits, biodiversity credits, and resilience bonds</w:t>
      </w:r>
      <w:r w:rsidDel="00000000" w:rsidR="00000000" w:rsidRPr="00000000">
        <w:rPr>
          <w:rtl w:val="0"/>
        </w:rPr>
        <w:t xml:space="preserve">.</w:t>
        <w:br w:type="textWrapping"/>
      </w:r>
    </w:p>
    <w:p w:rsidR="00000000" w:rsidDel="00000000" w:rsidP="00000000" w:rsidRDefault="00000000" w:rsidRPr="00000000" w14:paraId="0000038D">
      <w:pPr>
        <w:numPr>
          <w:ilvl w:val="0"/>
          <w:numId w:val="5"/>
        </w:numPr>
        <w:ind w:left="720" w:hanging="360"/>
      </w:pPr>
      <w:r w:rsidDel="00000000" w:rsidR="00000000" w:rsidRPr="00000000">
        <w:rPr>
          <w:b w:val="1"/>
          <w:bCs w:val="1"/>
          <w:rtl w:val="0"/>
        </w:rPr>
        <w:t xml:space="preserve">Coastal ecological challenges in Tamil Nadu include threats to coral reef ecosystems</w:t>
      </w:r>
      <w:r w:rsidDel="00000000" w:rsidR="00000000" w:rsidRPr="00000000">
        <w:rPr>
          <w:rtl w:val="0"/>
        </w:rPr>
        <w:t xml:space="preserve">, particularly from fishing harbors located near reef areas and broader coastal activity.</w:t>
        <w:br w:type="textWrapping"/>
      </w:r>
    </w:p>
    <w:p w:rsidR="00000000" w:rsidDel="00000000" w:rsidP="00000000" w:rsidRDefault="00000000" w:rsidRPr="00000000" w14:paraId="0000038E">
      <w:pPr>
        <w:numPr>
          <w:ilvl w:val="0"/>
          <w:numId w:val="5"/>
        </w:numPr>
        <w:ind w:left="720" w:hanging="360"/>
      </w:pPr>
      <w:r w:rsidDel="00000000" w:rsidR="00000000" w:rsidRPr="00000000">
        <w:rPr>
          <w:b w:val="1"/>
          <w:bCs w:val="1"/>
          <w:rtl w:val="0"/>
        </w:rPr>
        <w:t xml:space="preserve">Security considerations in the coastal belt remain relevant</w:t>
      </w:r>
      <w:r w:rsidDel="00000000" w:rsidR="00000000" w:rsidRPr="00000000">
        <w:rPr>
          <w:rtl w:val="0"/>
        </w:rPr>
        <w:t xml:space="preserve"> due to historical geopolitical tensions near Sri Lanka, adding complexity to coastal environmental management.</w:t>
        <w:br w:type="textWrapping"/>
      </w:r>
    </w:p>
    <w:p w:rsidR="00000000" w:rsidDel="00000000" w:rsidP="00000000" w:rsidRDefault="00000000" w:rsidRPr="00000000" w14:paraId="0000038F">
      <w:pPr>
        <w:numPr>
          <w:ilvl w:val="0"/>
          <w:numId w:val="5"/>
        </w:numPr>
        <w:ind w:left="720" w:hanging="360"/>
      </w:pPr>
      <w:r w:rsidDel="00000000" w:rsidR="00000000" w:rsidRPr="00000000">
        <w:rPr>
          <w:b w:val="1"/>
          <w:bCs w:val="1"/>
          <w:rtl w:val="0"/>
        </w:rPr>
        <w:t xml:space="preserve">The Nilgiri region faces climate-related risks</w:t>
      </w:r>
      <w:r w:rsidDel="00000000" w:rsidR="00000000" w:rsidRPr="00000000">
        <w:rPr>
          <w:rtl w:val="0"/>
        </w:rPr>
        <w:t xml:space="preserve">, including heavy rainfall, landslides, and pressures from tourism and hydropower infrastructure.</w:t>
        <w:br w:type="textWrapping"/>
      </w:r>
    </w:p>
    <w:p w:rsidR="00000000" w:rsidDel="00000000" w:rsidP="00000000" w:rsidRDefault="00000000" w:rsidRPr="00000000" w14:paraId="00000390">
      <w:pPr>
        <w:numPr>
          <w:ilvl w:val="0"/>
          <w:numId w:val="5"/>
        </w:numPr>
        <w:ind w:left="720" w:hanging="360"/>
      </w:pPr>
      <w:r w:rsidDel="00000000" w:rsidR="00000000" w:rsidRPr="00000000">
        <w:rPr>
          <w:b w:val="1"/>
          <w:bCs w:val="1"/>
          <w:rtl w:val="0"/>
        </w:rPr>
        <w:t xml:space="preserve">Ramanathapuram district is undertaking island restoration projects</w:t>
      </w:r>
      <w:r w:rsidDel="00000000" w:rsidR="00000000" w:rsidRPr="00000000">
        <w:rPr>
          <w:rtl w:val="0"/>
        </w:rPr>
        <w:t xml:space="preserve">, supported through a </w:t>
      </w:r>
      <w:r w:rsidDel="00000000" w:rsidR="00000000" w:rsidRPr="00000000">
        <w:rPr>
          <w:b w:val="1"/>
          <w:bCs w:val="1"/>
          <w:rtl w:val="0"/>
        </w:rPr>
        <w:t xml:space="preserve">World Bank program</w:t>
      </w:r>
      <w:r w:rsidDel="00000000" w:rsidR="00000000" w:rsidRPr="00000000">
        <w:rPr>
          <w:rtl w:val="0"/>
        </w:rPr>
        <w:t xml:space="preserve">, reflecting ongoing ecosystem restoration efforts in coastal areas.</w:t>
        <w:br w:type="textWrapping"/>
      </w:r>
    </w:p>
    <w:p w:rsidR="00000000" w:rsidDel="00000000" w:rsidP="00000000" w:rsidRDefault="00000000" w:rsidRPr="00000000" w14:paraId="00000391">
      <w:pPr>
        <w:numPr>
          <w:ilvl w:val="0"/>
          <w:numId w:val="5"/>
        </w:numPr>
        <w:ind w:left="720" w:hanging="360"/>
      </w:pPr>
      <w:r w:rsidDel="00000000" w:rsidR="00000000" w:rsidRPr="00000000">
        <w:rPr>
          <w:b w:val="1"/>
          <w:bCs w:val="1"/>
          <w:rtl w:val="0"/>
        </w:rPr>
        <w:t xml:space="preserve">MGNREGA administrative systems are evolving</w:t>
      </w:r>
      <w:r w:rsidDel="00000000" w:rsidR="00000000" w:rsidRPr="00000000">
        <w:rPr>
          <w:rtl w:val="0"/>
        </w:rPr>
        <w:t xml:space="preserve">, including integration into the </w:t>
      </w:r>
      <w:r w:rsidDel="00000000" w:rsidR="00000000" w:rsidRPr="00000000">
        <w:rPr>
          <w:b w:val="1"/>
          <w:bCs w:val="1"/>
          <w:rtl w:val="0"/>
        </w:rPr>
        <w:t xml:space="preserve">Rural One digital platform</w:t>
      </w:r>
      <w:r w:rsidDel="00000000" w:rsidR="00000000" w:rsidRPr="00000000">
        <w:rPr>
          <w:rtl w:val="0"/>
        </w:rPr>
        <w:t xml:space="preserve">, which consolidates rural schemes and has already improved wage payment efficiency by reducing delays.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Action Items:</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numPr>
          <w:ilvl w:val="0"/>
          <w:numId w:val="58"/>
        </w:numPr>
        <w:ind w:left="720" w:hanging="360"/>
      </w:pPr>
      <w:r w:rsidDel="00000000" w:rsidR="00000000" w:rsidRPr="00000000">
        <w:rPr>
          <w:rtl w:val="0"/>
        </w:rPr>
        <w:t xml:space="preserve">The team to schedule meetings with Professor Patterson</w:t>
      </w:r>
    </w:p>
    <w:p w:rsidR="00000000" w:rsidDel="00000000" w:rsidP="00000000" w:rsidRDefault="00000000" w:rsidRPr="00000000" w14:paraId="00000397">
      <w:pPr>
        <w:numPr>
          <w:ilvl w:val="0"/>
          <w:numId w:val="58"/>
        </w:numPr>
        <w:ind w:left="720" w:hanging="360"/>
      </w:pPr>
      <w:r w:rsidDel="00000000" w:rsidR="00000000" w:rsidRPr="00000000">
        <w:rPr>
          <w:rtl w:val="0"/>
        </w:rPr>
        <w:t xml:space="preserve">The team to visit Nilgiri hills for scoping</w:t>
      </w:r>
    </w:p>
    <w:p w:rsidR="00000000" w:rsidDel="00000000" w:rsidP="00000000" w:rsidRDefault="00000000" w:rsidRPr="00000000" w14:paraId="00000398">
      <w:pPr>
        <w:numPr>
          <w:ilvl w:val="0"/>
          <w:numId w:val="58"/>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The team to coordinate with the Green Fellow and meet the Wildlife warden</w:t>
      </w:r>
    </w:p>
    <w:p w:rsidR="00000000" w:rsidDel="00000000" w:rsidP="00000000" w:rsidRDefault="00000000" w:rsidRPr="00000000" w14:paraId="000003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65272vy1lf3"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Initial notes</w:t>
      </w:r>
      <w:r w:rsidDel="00000000" w:rsidR="00000000" w:rsidRPr="00000000">
        <w:rPr>
          <w:rtl w:val="0"/>
        </w:rPr>
      </w:r>
    </w:p>
    <w:p w:rsidR="00000000" w:rsidDel="00000000" w:rsidP="00000000" w:rsidRDefault="00000000" w:rsidRPr="00000000" w14:paraId="0000039A">
      <w:pPr>
        <w:pStyle w:val="Heading2"/>
        <w:keepNext w:val="0"/>
        <w:keepLines w:val="0"/>
        <w:spacing w:after="80" w:lineRule="auto"/>
        <w:rPr>
          <w:ins w:author="Meghana Mungikar" w:id="0" w:date="2026-01-22T01:48:03Z"/>
          <w:b w:val="1"/>
          <w:bCs w:val="1"/>
          <w:color w:val="212121"/>
          <w:sz w:val="36"/>
          <w:szCs w:val="36"/>
        </w:rPr>
      </w:pPr>
      <w:ins w:author="Meghana Mungikar" w:id="0" w:date="2026-01-22T01:48:03Z">
        <w:bookmarkStart w:colFirst="0" w:colLast="0" w:name="_s3m9mpej2o28" w:id="34"/>
        <w:bookmarkEnd w:id="34"/>
        <w:r w:rsidDel="00000000" w:rsidR="00000000" w:rsidRPr="00000000">
          <w:rPr>
            <w:b w:val="1"/>
            <w:bCs w:val="1"/>
            <w:color w:val="212121"/>
            <w:sz w:val="36"/>
            <w:szCs w:val="36"/>
            <w:rtl w:val="0"/>
          </w:rPr>
          <w:t xml:space="preserve">About Pythia</w:t>
        </w:r>
      </w:ins>
    </w:p>
    <w:p w:rsidR="00000000" w:rsidDel="00000000" w:rsidP="00000000" w:rsidRDefault="00000000" w:rsidRPr="00000000" w14:paraId="0000039B">
      <w:pPr>
        <w:spacing w:after="240" w:before="240" w:lineRule="auto"/>
        <w:rPr>
          <w:ins w:author="Meghana Mungikar" w:id="0" w:date="2026-01-22T01:48:03Z"/>
          <w:i w:val="1"/>
          <w:iCs w:val="1"/>
          <w:color w:val="212121"/>
          <w:sz w:val="24"/>
          <w:szCs w:val="24"/>
        </w:rPr>
      </w:pPr>
      <w:ins w:author="Meghana Mungikar" w:id="0" w:date="2026-01-22T01:48:03Z">
        <w:r w:rsidDel="00000000" w:rsidR="00000000" w:rsidRPr="00000000">
          <w:rPr>
            <w:color w:val="212121"/>
            <w:sz w:val="24"/>
            <w:szCs w:val="24"/>
            <w:rtl w:val="0"/>
          </w:rPr>
          <w:t xml:space="preserve">Pythia is a bioregional decision support platform we're developing (affiliated with Google) to help District Collectors make better climate resilience investment decisions. Think of it as a tool that helps DCs answer: </w:t>
        </w:r>
        <w:r w:rsidDel="00000000" w:rsidR="00000000" w:rsidRPr="00000000">
          <w:rPr>
            <w:i w:val="1"/>
            <w:iCs w:val="1"/>
            <w:color w:val="212121"/>
            <w:sz w:val="24"/>
            <w:szCs w:val="24"/>
            <w:rtl w:val="0"/>
          </w:rPr>
          <w:t xml:space="preserve">“Where should I invest Rs. 50 crore for maximum resilience impact over the next 5 years?”</w:t>
        </w:r>
      </w:ins>
    </w:p>
    <w:p w:rsidR="00000000" w:rsidDel="00000000" w:rsidP="00000000" w:rsidRDefault="00000000" w:rsidRPr="00000000" w14:paraId="0000039C">
      <w:pPr>
        <w:spacing w:after="240" w:before="240" w:lineRule="auto"/>
        <w:rPr>
          <w:del w:author="Meghana Mungikar" w:id="1" w:date="2026-01-22T01:48:02Z"/>
        </w:rPr>
      </w:pPr>
      <w:ins w:author="Meghana Mungikar" w:id="0" w:date="2026-01-22T01:48:03Z">
        <w:r w:rsidDel="00000000" w:rsidR="00000000" w:rsidRPr="00000000">
          <w:rPr>
            <w:color w:val="212121"/>
            <w:sz w:val="24"/>
            <w:szCs w:val="24"/>
            <w:rtl w:val="0"/>
          </w:rPr>
          <w:t xml:space="preserve">We have working wireframes built for Ramanathapuram District (Tamil Nadu) and completed initial interviews with DCs in Tamil Nadu and Maharashtra. Now we need to validate our core assumptions before building a real prototype.</w:t>
        </w:r>
      </w:ins>
      <w:del w:author="Meghana Mungikar" w:id="1" w:date="2026-01-22T01:48:02Z">
        <w:r w:rsidDel="00000000" w:rsidR="00000000" w:rsidRPr="00000000">
          <w:rPr>
            <w:rtl w:val="0"/>
          </w:rPr>
        </w:r>
      </w:del>
    </w:p>
    <w:p w:rsidR="00000000" w:rsidDel="00000000" w:rsidP="00000000" w:rsidRDefault="00000000" w:rsidRPr="00000000" w14:paraId="0000039D">
      <w:pPr>
        <w:rPr>
          <w:ins w:author="Meghana Mungikar" w:id="1" w:date="2026-01-22T01:48:02Z"/>
          <w:b w:val="1"/>
          <w:bCs w:val="1"/>
          <w:color w:val="0b5394"/>
        </w:rPr>
      </w:pPr>
      <w:ins w:author="Meghana Mungikar" w:id="1" w:date="2026-01-22T01:48:02Z">
        <w:r w:rsidDel="00000000" w:rsidR="00000000" w:rsidRPr="00000000">
          <w:rPr>
            <w:rtl w:val="0"/>
          </w:rPr>
        </w:r>
      </w:ins>
    </w:p>
    <w:p w:rsidR="00000000" w:rsidDel="00000000" w:rsidP="00000000" w:rsidRDefault="00000000" w:rsidRPr="00000000" w14:paraId="0000039E">
      <w:pPr>
        <w:rPr>
          <w:ins w:author="Meghana Mungikar" w:id="2" w:date="2026-01-22T01:48:10Z"/>
          <w:b w:val="1"/>
          <w:bCs w:val="1"/>
          <w:color w:val="0b5394"/>
        </w:rPr>
      </w:pPr>
      <w:ins w:author="Meghana Mungikar" w:id="1" w:date="2026-01-22T01:48:02Z">
        <w:r w:rsidDel="00000000" w:rsidR="00000000" w:rsidRPr="00000000">
          <w:rPr>
            <w:b w:val="1"/>
            <w:bCs w:val="1"/>
            <w:color w:val="0b5394"/>
          </w:rPr>
          <w:drawing>
            <wp:inline distB="114300" distT="114300" distL="114300" distR="114300">
              <wp:extent cx="5943600" cy="3048000"/>
              <wp:effectExtent b="0" l="0" r="0" t="0"/>
              <wp:docPr id="1"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5943600" cy="3048000"/>
                      </a:xfrm>
                      <a:prstGeom prst="rect"/>
                      <a:ln/>
                    </pic:spPr>
                  </pic:pic>
                </a:graphicData>
              </a:graphic>
            </wp:inline>
          </w:drawing>
        </w:r>
      </w:ins>
      <w:ins w:author="Meghana Mungikar" w:id="2" w:date="2026-01-22T01:48:10Z">
        <w:r w:rsidDel="00000000" w:rsidR="00000000" w:rsidRPr="00000000">
          <w:rPr>
            <w:rtl w:val="0"/>
          </w:rPr>
        </w:r>
      </w:ins>
    </w:p>
    <w:p w:rsidR="00000000" w:rsidDel="00000000" w:rsidP="00000000" w:rsidRDefault="00000000" w:rsidRPr="00000000" w14:paraId="0000039F">
      <w:pPr>
        <w:rPr>
          <w:ins w:author="Meghana Mungikar" w:id="2" w:date="2026-01-22T01:48:10Z"/>
          <w:b w:val="1"/>
          <w:bCs w:val="1"/>
          <w:color w:val="0b5394"/>
        </w:rPr>
      </w:pPr>
      <w:ins w:author="Meghana Mungikar" w:id="2" w:date="2026-01-22T01:48:10Z">
        <w:r w:rsidDel="00000000" w:rsidR="00000000" w:rsidRPr="00000000">
          <w:rPr>
            <w:rtl w:val="0"/>
          </w:rPr>
        </w:r>
      </w:ins>
    </w:p>
    <w:p w:rsidR="00000000" w:rsidDel="00000000" w:rsidP="00000000" w:rsidRDefault="00000000" w:rsidRPr="00000000" w14:paraId="000003A0">
      <w:pPr>
        <w:rPr>
          <w:ins w:author="Meghana Mungikar" w:id="2" w:date="2026-01-22T01:48:10Z"/>
          <w:b w:val="1"/>
          <w:bCs w:val="1"/>
          <w:color w:val="0b5394"/>
        </w:rPr>
      </w:pPr>
      <w:ins w:author="Meghana Mungikar" w:id="2" w:date="2026-01-22T01:48:10Z">
        <w:r w:rsidDel="00000000" w:rsidR="00000000" w:rsidRPr="00000000">
          <w:rPr>
            <w:rtl w:val="0"/>
          </w:rPr>
        </w:r>
      </w:ins>
    </w:p>
    <w:p w:rsidR="00000000" w:rsidDel="00000000" w:rsidP="00000000" w:rsidRDefault="00000000" w:rsidRPr="00000000" w14:paraId="000003A1">
      <w:pPr>
        <w:rPr>
          <w:b w:val="1"/>
          <w:bCs w:val="1"/>
          <w:color w:val="0b5394"/>
        </w:rPr>
      </w:pPr>
      <w:r w:rsidDel="00000000" w:rsidR="00000000" w:rsidRPr="00000000">
        <w:rPr>
          <w:b w:val="1"/>
          <w:bCs w:val="1"/>
          <w:color w:val="0b5394"/>
          <w:rtl w:val="0"/>
        </w:rPr>
        <w:t xml:space="preserve">Vinay's  feedback on the video:</w:t>
      </w:r>
    </w:p>
    <w:p w:rsidR="00000000" w:rsidDel="00000000" w:rsidP="00000000" w:rsidRDefault="00000000" w:rsidRPr="00000000" w14:paraId="000003A2">
      <w:pPr>
        <w:rPr/>
      </w:pPr>
      <w:r w:rsidDel="00000000" w:rsidR="00000000" w:rsidRPr="00000000">
        <w:rPr>
          <w:rtl w:val="0"/>
        </w:rPr>
        <w:t xml:space="preserve">I watched the video and other material that Meghana sent across. It does look great. But testing this for feedback on the ground will be important. Secondly, it is important to understand on what different features/aspects of the tool we need feedback, rather than a broad open question asking feedback</w:t>
      </w:r>
    </w:p>
    <w:p w:rsidR="00000000" w:rsidDel="00000000" w:rsidP="00000000" w:rsidRDefault="00000000" w:rsidRPr="00000000" w14:paraId="000003A3">
      <w:pPr>
        <w:rPr>
          <w:color w:val="ff0000"/>
        </w:rPr>
      </w:pPr>
      <w:r w:rsidDel="00000000" w:rsidR="00000000" w:rsidRPr="00000000">
        <w:rPr>
          <w:rtl w:val="0"/>
        </w:rPr>
      </w:r>
    </w:p>
    <w:p w:rsidR="00000000" w:rsidDel="00000000" w:rsidP="00000000" w:rsidRDefault="00000000" w:rsidRPr="00000000" w14:paraId="000003A4">
      <w:pPr>
        <w:rPr>
          <w:b w:val="1"/>
          <w:bCs w:val="1"/>
          <w:color w:val="0b5394"/>
        </w:rPr>
      </w:pPr>
      <w:r w:rsidDel="00000000" w:rsidR="00000000" w:rsidRPr="00000000">
        <w:rPr>
          <w:b w:val="1"/>
          <w:bCs w:val="1"/>
          <w:color w:val="0b5394"/>
          <w:rtl w:val="0"/>
        </w:rPr>
        <w:t xml:space="preserve">Saanjuli's feedback</w:t>
      </w:r>
    </w:p>
    <w:p w:rsidR="00000000" w:rsidDel="00000000" w:rsidP="00000000" w:rsidRDefault="00000000" w:rsidRPr="00000000" w14:paraId="000003A5">
      <w:pPr>
        <w:rPr/>
      </w:pPr>
      <w:r w:rsidDel="00000000" w:rsidR="00000000" w:rsidRPr="00000000">
        <w:rPr>
          <w:rtl w:val="0"/>
        </w:rPr>
        <w:t xml:space="preserve">I agree with Vinay, overall this looks good to be tested with DCs asap. One suggestion: If we are thinking of testing on field: really helpful if we can have this version in Tamil Language (for Ramnathpuram, TN)</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I have a few suggestions listed here: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numPr>
          <w:ilvl w:val="0"/>
          <w:numId w:val="52"/>
        </w:numPr>
        <w:ind w:left="720" w:hanging="360"/>
      </w:pPr>
      <w:r w:rsidDel="00000000" w:rsidR="00000000" w:rsidRPr="00000000">
        <w:rPr>
          <w:rtl w:val="0"/>
        </w:rPr>
        <w:t xml:space="preserve">If at the current view tab: DC's can see the list of top 5 sample questions a DC can ask?</w:t>
      </w:r>
    </w:p>
    <w:p w:rsidR="00000000" w:rsidDel="00000000" w:rsidP="00000000" w:rsidRDefault="00000000" w:rsidRPr="00000000" w14:paraId="000003AA">
      <w:pPr>
        <w:numPr>
          <w:ilvl w:val="0"/>
          <w:numId w:val="52"/>
        </w:numPr>
        <w:ind w:left="720" w:hanging="360"/>
      </w:pPr>
      <w:r w:rsidDel="00000000" w:rsidR="00000000" w:rsidRPr="00000000">
        <w:rPr>
          <w:rtl w:val="0"/>
        </w:rPr>
        <w:t xml:space="preserve">In the risk report or wherever we have satellite image- better to highlight district boundary and headquarter in the satellite image</w:t>
      </w:r>
    </w:p>
    <w:p w:rsidR="00000000" w:rsidDel="00000000" w:rsidP="00000000" w:rsidRDefault="00000000" w:rsidRPr="00000000" w14:paraId="000003AB">
      <w:pPr>
        <w:numPr>
          <w:ilvl w:val="0"/>
          <w:numId w:val="52"/>
        </w:numPr>
        <w:ind w:left="720" w:hanging="360"/>
      </w:pPr>
      <w:r w:rsidDel="00000000" w:rsidR="00000000" w:rsidRPr="00000000">
        <w:rPr>
          <w:rtl w:val="0"/>
        </w:rPr>
        <w:t xml:space="preserve">A few cosmetic changes: please keep the words consistent and easy to read language. For example: ‘Current action’ or ‘Your current action’.</w:t>
      </w:r>
    </w:p>
    <w:p w:rsidR="00000000" w:rsidDel="00000000" w:rsidP="00000000" w:rsidRDefault="00000000" w:rsidRPr="00000000" w14:paraId="000003AC">
      <w:pPr>
        <w:numPr>
          <w:ilvl w:val="0"/>
          <w:numId w:val="52"/>
        </w:numPr>
        <w:ind w:left="720" w:hanging="360"/>
      </w:pPr>
      <w:r w:rsidDel="00000000" w:rsidR="00000000" w:rsidRPr="00000000">
        <w:rPr>
          <w:rtl w:val="0"/>
        </w:rPr>
        <w:t xml:space="preserve">Under Mitigation &amp; High ROI opportunities: What is the resolution of the Satellite imagery? possible for DC's to look at the ongoing works or areas?</w:t>
      </w:r>
    </w:p>
    <w:p w:rsidR="00000000" w:rsidDel="00000000" w:rsidP="00000000" w:rsidRDefault="00000000" w:rsidRPr="00000000" w14:paraId="000003AD">
      <w:pPr>
        <w:numPr>
          <w:ilvl w:val="0"/>
          <w:numId w:val="52"/>
        </w:numPr>
        <w:ind w:left="720" w:hanging="360"/>
      </w:pPr>
      <w:r w:rsidDel="00000000" w:rsidR="00000000" w:rsidRPr="00000000">
        <w:rPr>
          <w:rtl w:val="0"/>
        </w:rPr>
        <w:t xml:space="preserve">I suggest wherever possible we should mention the sources, for example: </w:t>
      </w:r>
    </w:p>
    <w:p w:rsidR="00000000" w:rsidDel="00000000" w:rsidP="00000000" w:rsidRDefault="00000000" w:rsidRPr="00000000" w14:paraId="000003AE">
      <w:pPr>
        <w:numPr>
          <w:ilvl w:val="1"/>
          <w:numId w:val="52"/>
        </w:numPr>
        <w:ind w:left="1440" w:hanging="360"/>
      </w:pPr>
      <w:r w:rsidDel="00000000" w:rsidR="00000000" w:rsidRPr="00000000">
        <w:rPr>
          <w:rtl w:val="0"/>
        </w:rPr>
        <w:t xml:space="preserve">economic impact - what is the source of this information? If it is prediction- we could say prediction is based on this.</w:t>
      </w:r>
    </w:p>
    <w:p w:rsidR="00000000" w:rsidDel="00000000" w:rsidP="00000000" w:rsidRDefault="00000000" w:rsidRPr="00000000" w14:paraId="000003AF">
      <w:pPr>
        <w:numPr>
          <w:ilvl w:val="1"/>
          <w:numId w:val="52"/>
        </w:numPr>
        <w:ind w:left="1440" w:hanging="360"/>
      </w:pPr>
      <w:r w:rsidDel="00000000" w:rsidR="00000000" w:rsidRPr="00000000">
        <w:rPr>
          <w:rtl w:val="0"/>
        </w:rPr>
        <w:t xml:space="preserve">What is the source of implementation suggestions?</w:t>
      </w:r>
    </w:p>
    <w:p w:rsidR="00000000" w:rsidDel="00000000" w:rsidP="00000000" w:rsidRDefault="00000000" w:rsidRPr="00000000" w14:paraId="000003B0">
      <w:pPr>
        <w:numPr>
          <w:ilvl w:val="1"/>
          <w:numId w:val="52"/>
        </w:numPr>
        <w:ind w:left="1440" w:hanging="360"/>
      </w:pPr>
      <w:r w:rsidDel="00000000" w:rsidR="00000000" w:rsidRPr="00000000">
        <w:rPr>
          <w:rtl w:val="0"/>
        </w:rPr>
        <w:t xml:space="preserve">What is the source of completion %?</w:t>
      </w:r>
    </w:p>
    <w:p w:rsidR="00000000" w:rsidDel="00000000" w:rsidP="00000000" w:rsidRDefault="00000000" w:rsidRPr="00000000" w14:paraId="000003B1">
      <w:pPr>
        <w:numPr>
          <w:ilvl w:val="0"/>
          <w:numId w:val="52"/>
        </w:numPr>
        <w:ind w:left="720" w:hanging="360"/>
      </w:pPr>
      <w:r w:rsidDel="00000000" w:rsidR="00000000" w:rsidRPr="00000000">
        <w:rPr>
          <w:rtl w:val="0"/>
        </w:rPr>
        <w:t xml:space="preserve">Why do we need a synergy bonus? I think we might keep things simple, so that DCs do not find it complicated to use?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b w:val="1"/>
          <w:bCs w:val="1"/>
        </w:rPr>
      </w:pPr>
      <w:r w:rsidDel="00000000" w:rsidR="00000000" w:rsidRPr="00000000">
        <w:rPr>
          <w:b w:val="1"/>
          <w:bCs w:val="1"/>
          <w:rtl w:val="0"/>
        </w:rPr>
        <w:t xml:space="preserve">Meghana’s notes:</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Agreed that we need feedback on what type of questions are important + I think the mock up is useful overall too because it would be good to overall understand the appetite of DCs for using such a tool and whether they would engage with it at length. </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I am also interested in learning through scoping how much more simplified we can make the app - that might reducde the extent to which the app can infleunce impact t but it is also likely to keep it more usable?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Also - more broadly, I’d like to understand whether there is any type of overlap with the AI models and tools that MIETY seems to be funding through Sarvam AI and others (so is there value in having conversations with those govt stakeholders based on their ongoing work in AI since it seems like MIETY and co will make the govt use their "Indian" tools so it might be good to get a foot in that door if at all relevant?</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Saanjuli’s RQs: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numPr>
          <w:ilvl w:val="0"/>
          <w:numId w:val="65"/>
        </w:numPr>
        <w:ind w:left="720" w:hanging="360"/>
      </w:pPr>
      <w:r w:rsidDel="00000000" w:rsidR="00000000" w:rsidRPr="00000000">
        <w:rPr>
          <w:rtl w:val="0"/>
        </w:rPr>
        <w:t xml:space="preserve">Whether DC is able to navigate through the App?</w:t>
      </w:r>
    </w:p>
    <w:p w:rsidR="00000000" w:rsidDel="00000000" w:rsidP="00000000" w:rsidRDefault="00000000" w:rsidRPr="00000000" w14:paraId="000003BE">
      <w:pPr>
        <w:numPr>
          <w:ilvl w:val="0"/>
          <w:numId w:val="65"/>
        </w:numPr>
        <w:ind w:left="720" w:hanging="360"/>
      </w:pPr>
      <w:r w:rsidDel="00000000" w:rsidR="00000000" w:rsidRPr="00000000">
        <w:rPr>
          <w:rtl w:val="0"/>
        </w:rPr>
        <w:t xml:space="preserve">Asking what he is looking for?</w:t>
      </w:r>
    </w:p>
    <w:p w:rsidR="00000000" w:rsidDel="00000000" w:rsidP="00000000" w:rsidRDefault="00000000" w:rsidRPr="00000000" w14:paraId="000003BF">
      <w:pPr>
        <w:numPr>
          <w:ilvl w:val="0"/>
          <w:numId w:val="65"/>
        </w:numPr>
        <w:ind w:left="720" w:hanging="360"/>
      </w:pPr>
      <w:r w:rsidDel="00000000" w:rsidR="00000000" w:rsidRPr="00000000">
        <w:rPr>
          <w:rtl w:val="0"/>
        </w:rPr>
        <w:t xml:space="preserve">How would they like to use this App? As a planning platform or for implementation?</w:t>
      </w:r>
    </w:p>
    <w:p w:rsidR="00000000" w:rsidDel="00000000" w:rsidP="00000000" w:rsidRDefault="00000000" w:rsidRPr="00000000" w14:paraId="000003C0">
      <w:pPr>
        <w:numPr>
          <w:ilvl w:val="0"/>
          <w:numId w:val="65"/>
        </w:numPr>
        <w:ind w:left="720" w:hanging="360"/>
      </w:pPr>
      <w:r w:rsidDel="00000000" w:rsidR="00000000" w:rsidRPr="00000000">
        <w:rPr>
          <w:rtl w:val="0"/>
        </w:rPr>
        <w:t xml:space="preserve">Who should be the user of the module?</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b w:val="1"/>
          <w:bCs w:val="1"/>
          <w:rtl w:val="0"/>
        </w:rPr>
        <w:t xml:space="preserve">Charity’s inputs:</w:t>
      </w:r>
      <w:r w:rsidDel="00000000" w:rsidR="00000000" w:rsidRPr="00000000">
        <w:rPr>
          <w:rtl w:val="0"/>
        </w:rPr>
      </w:r>
    </w:p>
    <w:p w:rsidR="00000000" w:rsidDel="00000000" w:rsidP="00000000" w:rsidRDefault="00000000" w:rsidRPr="00000000" w14:paraId="000003C3">
      <w:pPr>
        <w:numPr>
          <w:ilvl w:val="0"/>
          <w:numId w:val="34"/>
        </w:numPr>
        <w:ind w:left="720" w:hanging="360"/>
      </w:pPr>
      <w:r w:rsidDel="00000000" w:rsidR="00000000" w:rsidRPr="00000000">
        <w:rPr>
          <w:rtl w:val="0"/>
        </w:rPr>
        <w:t xml:space="preserve">Overall this looks great - I suspect DCs will like it but want to clearly understand how all underlying data is sourced, so this should be clear in the output - e.g., this uses remote sensing data from Google on X and brings in admin data on existing canal locations from XYZ department. </w:t>
      </w:r>
    </w:p>
    <w:p w:rsidR="00000000" w:rsidDel="00000000" w:rsidP="00000000" w:rsidRDefault="00000000" w:rsidRPr="00000000" w14:paraId="000003C4">
      <w:pPr>
        <w:numPr>
          <w:ilvl w:val="0"/>
          <w:numId w:val="34"/>
        </w:numPr>
        <w:ind w:left="720" w:hanging="360"/>
        <w:rPr>
          <w:b w:val="1"/>
          <w:bCs w:val="1"/>
        </w:rPr>
      </w:pPr>
      <w:r w:rsidDel="00000000" w:rsidR="00000000" w:rsidRPr="00000000">
        <w:rPr>
          <w:rtl w:val="0"/>
        </w:rPr>
        <w:t xml:space="preserve">They may also want ways to tell Pythia to only use certain datasets - e.g., if they know some admin data isn’t good, they’ll say to exclude it. Or they’ll ask it to layer on SECC (or similar) demographic information to better understand how results intersect with vulnerability. Some of the querying examples should probably show how you can ask the models to assess questions with or without specific data (and could the model learn from this?) </w:t>
      </w:r>
      <w:r w:rsidDel="00000000" w:rsidR="00000000" w:rsidRPr="00000000">
        <w:rPr>
          <w:b w:val="1"/>
          <w:bCs w:val="1"/>
          <w:rtl w:val="0"/>
        </w:rPr>
        <w:t xml:space="preserve"> </w:t>
      </w:r>
    </w:p>
    <w:p w:rsidR="00000000" w:rsidDel="00000000" w:rsidP="00000000" w:rsidRDefault="00000000" w:rsidRPr="00000000" w14:paraId="000003C5">
      <w:pPr>
        <w:numPr>
          <w:ilvl w:val="0"/>
          <w:numId w:val="34"/>
        </w:numPr>
        <w:ind w:left="720" w:hanging="360"/>
      </w:pPr>
      <w:r w:rsidDel="00000000" w:rsidR="00000000" w:rsidRPr="00000000">
        <w:rPr>
          <w:rtl w:val="0"/>
        </w:rPr>
        <w:t xml:space="preserve">DCs may also want info on exactly what programs allow - e.g., this investment would need to involve X, Y Z departments and key regulations that might affect feasibility are XX. I’m not sure we can do all that, but it would be nice to include this sort of information in recommendations. </w:t>
      </w:r>
    </w:p>
    <w:p w:rsidR="00000000" w:rsidDel="00000000" w:rsidP="00000000" w:rsidRDefault="00000000" w:rsidRPr="00000000" w14:paraId="000003C6">
      <w:pPr>
        <w:numPr>
          <w:ilvl w:val="0"/>
          <w:numId w:val="34"/>
        </w:numPr>
        <w:ind w:left="720" w:hanging="360"/>
      </w:pPr>
      <w:r w:rsidDel="00000000" w:rsidR="00000000" w:rsidRPr="00000000">
        <w:rPr>
          <w:rtl w:val="0"/>
        </w:rPr>
        <w:t xml:space="preserve">Again, trust will be crucial, so giving options for people to understand how different predictions are generally created (at least the source data and factors in the recommendation or assessment of, e.g., completion %) would be useful. </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b w:val="1"/>
          <w:bCs w:val="1"/>
          <w:rtl w:val="0"/>
        </w:rPr>
        <w:t xml:space="preserve">Lucy: </w:t>
      </w:r>
      <w:r w:rsidDel="00000000" w:rsidR="00000000" w:rsidRPr="00000000">
        <w:rPr>
          <w:rtl w:val="0"/>
        </w:rPr>
        <w:t xml:space="preserve">I think this looks great, but agree about more transparency on sources. Right now the predictions are just showing point estimates, not giving a sense of uncertainty around ROI, predicted benefits, etc. Should we provide uncertainty information in some way? </w:t>
      </w:r>
    </w:p>
    <w:p w:rsidR="00000000" w:rsidDel="00000000" w:rsidP="00000000" w:rsidRDefault="00000000" w:rsidRPr="00000000" w14:paraId="000003C9">
      <w:pPr>
        <w:rPr>
          <w:b w:val="1"/>
          <w:bCs w:val="1"/>
        </w:rPr>
      </w:pPr>
      <w:r w:rsidDel="00000000" w:rsidR="00000000" w:rsidRPr="00000000">
        <w:rPr>
          <w:rtl w:val="0"/>
        </w:rPr>
      </w:r>
    </w:p>
    <w:p w:rsidR="00000000" w:rsidDel="00000000" w:rsidP="00000000" w:rsidRDefault="00000000" w:rsidRPr="00000000" w14:paraId="000003CA">
      <w:pPr>
        <w:rPr>
          <w:b w:val="1"/>
          <w:bCs w:val="1"/>
        </w:rPr>
      </w:pPr>
      <w:r w:rsidDel="00000000" w:rsidR="00000000" w:rsidRPr="00000000">
        <w:rPr>
          <w:b w:val="1"/>
          <w:bCs w:val="1"/>
          <w:rtl w:val="0"/>
        </w:rPr>
        <w:t xml:space="preserve">Notes from Leigh Anne on key research questions: </w:t>
      </w:r>
    </w:p>
    <w:p w:rsidR="00000000" w:rsidDel="00000000" w:rsidP="00000000" w:rsidRDefault="00000000" w:rsidRPr="00000000" w14:paraId="000003CB">
      <w:pPr>
        <w:spacing w:after="80" w:lineRule="auto"/>
        <w:rPr>
          <w:b w:val="1"/>
          <w:bCs w:val="1"/>
        </w:rPr>
      </w:pPr>
      <w:r w:rsidDel="00000000" w:rsidR="00000000" w:rsidRPr="00000000">
        <w:rPr>
          <w:b w:val="1"/>
          <w:bCs w:val="1"/>
          <w:rtl w:val="0"/>
        </w:rPr>
        <w:t xml:space="preserve">Key Research Questions</w:t>
      </w:r>
    </w:p>
    <w:p w:rsidR="00000000" w:rsidDel="00000000" w:rsidP="00000000" w:rsidRDefault="00000000" w:rsidRPr="00000000" w14:paraId="000003CC">
      <w:pPr>
        <w:spacing w:before="280" w:lineRule="auto"/>
        <w:rPr/>
      </w:pPr>
      <w:r w:rsidDel="00000000" w:rsidR="00000000" w:rsidRPr="00000000">
        <w:rPr>
          <w:rtl w:val="0"/>
        </w:rPr>
        <w:t xml:space="preserve">1. DC Decision-Making Authority</w:t>
      </w:r>
    </w:p>
    <w:p w:rsidR="00000000" w:rsidDel="00000000" w:rsidP="00000000" w:rsidRDefault="00000000" w:rsidRPr="00000000" w14:paraId="000003CD">
      <w:pPr>
        <w:numPr>
          <w:ilvl w:val="0"/>
          <w:numId w:val="51"/>
        </w:numPr>
        <w:spacing w:after="0" w:afterAutospacing="0" w:before="240" w:lineRule="auto"/>
        <w:ind w:left="720" w:hanging="360"/>
      </w:pPr>
      <w:r w:rsidDel="00000000" w:rsidR="00000000" w:rsidRPr="00000000">
        <w:rPr>
          <w:color w:val="212121"/>
          <w:sz w:val="24"/>
          <w:szCs w:val="24"/>
          <w:rtl w:val="0"/>
        </w:rPr>
        <w:t xml:space="preserve">What budget thresholds can DCs approve without state clearance?</w:t>
      </w:r>
    </w:p>
    <w:p w:rsidR="00000000" w:rsidDel="00000000" w:rsidP="00000000" w:rsidRDefault="00000000" w:rsidRPr="00000000" w14:paraId="000003CE">
      <w:pPr>
        <w:numPr>
          <w:ilvl w:val="0"/>
          <w:numId w:val="51"/>
        </w:numPr>
        <w:spacing w:after="0" w:afterAutospacing="0" w:before="0" w:beforeAutospacing="0" w:lineRule="auto"/>
        <w:ind w:left="720" w:hanging="360"/>
      </w:pPr>
      <w:r w:rsidDel="00000000" w:rsidR="00000000" w:rsidRPr="00000000">
        <w:rPr>
          <w:color w:val="212121"/>
          <w:sz w:val="24"/>
          <w:szCs w:val="24"/>
          <w:rtl w:val="0"/>
        </w:rPr>
        <w:t xml:space="preserve">Can DCs modify projects in-flight? What's the process?</w:t>
      </w:r>
    </w:p>
    <w:p w:rsidR="00000000" w:rsidDel="00000000" w:rsidP="00000000" w:rsidRDefault="00000000" w:rsidRPr="00000000" w14:paraId="000003CF">
      <w:pPr>
        <w:numPr>
          <w:ilvl w:val="0"/>
          <w:numId w:val="51"/>
        </w:numPr>
        <w:spacing w:before="0" w:beforeAutospacing="0" w:lineRule="auto"/>
        <w:ind w:left="720" w:hanging="360"/>
      </w:pPr>
      <w:r w:rsidDel="00000000" w:rsidR="00000000" w:rsidRPr="00000000">
        <w:rPr>
          <w:color w:val="212121"/>
          <w:sz w:val="24"/>
          <w:szCs w:val="24"/>
          <w:rtl w:val="0"/>
        </w:rPr>
        <w:t xml:space="preserve">How do transfers affect project continuity?</w:t>
      </w:r>
    </w:p>
    <w:p w:rsidR="00000000" w:rsidDel="00000000" w:rsidP="00000000" w:rsidRDefault="00000000" w:rsidRPr="00000000" w14:paraId="000003D0">
      <w:pPr>
        <w:spacing w:before="280" w:lineRule="auto"/>
        <w:rPr/>
      </w:pPr>
      <w:r w:rsidDel="00000000" w:rsidR="00000000" w:rsidRPr="00000000">
        <w:rPr>
          <w:rtl w:val="0"/>
        </w:rPr>
        <w:t xml:space="preserve">2. Current Modeling &amp; Data Usage</w:t>
      </w:r>
    </w:p>
    <w:p w:rsidR="00000000" w:rsidDel="00000000" w:rsidP="00000000" w:rsidRDefault="00000000" w:rsidRPr="00000000" w14:paraId="000003D1">
      <w:pPr>
        <w:numPr>
          <w:ilvl w:val="0"/>
          <w:numId w:val="47"/>
        </w:numPr>
        <w:spacing w:after="0" w:afterAutospacing="0" w:before="240" w:lineRule="auto"/>
        <w:ind w:left="720" w:hanging="360"/>
      </w:pPr>
      <w:r w:rsidDel="00000000" w:rsidR="00000000" w:rsidRPr="00000000">
        <w:rPr>
          <w:color w:val="212121"/>
          <w:sz w:val="24"/>
          <w:szCs w:val="24"/>
          <w:rtl w:val="0"/>
        </w:rPr>
        <w:t xml:space="preserve">What climate forecasting tools do DCs currently use (if any)?</w:t>
      </w:r>
    </w:p>
    <w:p w:rsidR="00000000" w:rsidDel="00000000" w:rsidP="00000000" w:rsidRDefault="00000000" w:rsidRPr="00000000" w14:paraId="000003D2">
      <w:pPr>
        <w:numPr>
          <w:ilvl w:val="0"/>
          <w:numId w:val="47"/>
        </w:numPr>
        <w:spacing w:after="0" w:afterAutospacing="0" w:before="0" w:beforeAutospacing="0" w:lineRule="auto"/>
        <w:ind w:left="720" w:hanging="360"/>
      </w:pPr>
      <w:r w:rsidDel="00000000" w:rsidR="00000000" w:rsidRPr="00000000">
        <w:rPr>
          <w:color w:val="212121"/>
          <w:sz w:val="24"/>
          <w:szCs w:val="24"/>
          <w:rtl w:val="0"/>
        </w:rPr>
        <w:t xml:space="preserve">How do they translate IMD forecasts into local action?</w:t>
      </w:r>
    </w:p>
    <w:p w:rsidR="00000000" w:rsidDel="00000000" w:rsidP="00000000" w:rsidRDefault="00000000" w:rsidRPr="00000000" w14:paraId="000003D3">
      <w:pPr>
        <w:numPr>
          <w:ilvl w:val="0"/>
          <w:numId w:val="47"/>
        </w:numPr>
        <w:spacing w:before="0" w:beforeAutospacing="0" w:lineRule="auto"/>
        <w:ind w:left="720" w:hanging="360"/>
      </w:pPr>
      <w:r w:rsidDel="00000000" w:rsidR="00000000" w:rsidRPr="00000000">
        <w:rPr>
          <w:b w:val="1"/>
          <w:bCs w:val="1"/>
          <w:color w:val="212121"/>
          <w:sz w:val="24"/>
          <w:szCs w:val="24"/>
          <w:rtl w:val="0"/>
        </w:rPr>
        <w:t xml:space="preserve">Key finding from prior interviews</w:t>
      </w:r>
      <w:r w:rsidDel="00000000" w:rsidR="00000000" w:rsidRPr="00000000">
        <w:rPr>
          <w:color w:val="212121"/>
          <w:sz w:val="24"/>
          <w:szCs w:val="24"/>
          <w:rtl w:val="0"/>
        </w:rPr>
        <w:t xml:space="preserve">: Field data is the gold standard; satellite/remote sensing alone is insufficient without ground truth validation.</w:t>
      </w:r>
    </w:p>
    <w:p w:rsidR="00000000" w:rsidDel="00000000" w:rsidP="00000000" w:rsidRDefault="00000000" w:rsidRPr="00000000" w14:paraId="000003D4">
      <w:pPr>
        <w:spacing w:before="280" w:lineRule="auto"/>
        <w:rPr/>
      </w:pPr>
      <w:r w:rsidDel="00000000" w:rsidR="00000000" w:rsidRPr="00000000">
        <w:rPr>
          <w:rtl w:val="0"/>
        </w:rPr>
        <w:t xml:space="preserve">3. Third-Party Data &amp; Indigenous Knowledge</w:t>
      </w:r>
    </w:p>
    <w:p w:rsidR="00000000" w:rsidDel="00000000" w:rsidP="00000000" w:rsidRDefault="00000000" w:rsidRPr="00000000" w14:paraId="000003D5">
      <w:pPr>
        <w:numPr>
          <w:ilvl w:val="0"/>
          <w:numId w:val="2"/>
        </w:numPr>
        <w:spacing w:after="0" w:afterAutospacing="0" w:before="240" w:lineRule="auto"/>
        <w:ind w:left="720" w:hanging="360"/>
      </w:pPr>
      <w:r w:rsidDel="00000000" w:rsidR="00000000" w:rsidRPr="00000000">
        <w:rPr>
          <w:color w:val="212121"/>
          <w:sz w:val="24"/>
          <w:szCs w:val="24"/>
          <w:rtl w:val="0"/>
        </w:rPr>
        <w:t xml:space="preserve">What data do DCs wish they had from universities, research orgs, NGOs?</w:t>
      </w:r>
    </w:p>
    <w:p w:rsidR="00000000" w:rsidDel="00000000" w:rsidP="00000000" w:rsidRDefault="00000000" w:rsidRPr="00000000" w14:paraId="000003D6">
      <w:pPr>
        <w:numPr>
          <w:ilvl w:val="0"/>
          <w:numId w:val="2"/>
        </w:numPr>
        <w:spacing w:after="0" w:afterAutospacing="0" w:before="0" w:beforeAutospacing="0" w:lineRule="auto"/>
        <w:ind w:left="720" w:hanging="360"/>
      </w:pPr>
      <w:r w:rsidDel="00000000" w:rsidR="00000000" w:rsidRPr="00000000">
        <w:rPr>
          <w:color w:val="212121"/>
          <w:sz w:val="24"/>
          <w:szCs w:val="24"/>
          <w:rtl w:val="0"/>
        </w:rPr>
        <w:t xml:space="preserve">How is traditional/indigenous knowledge currently incorporated into planning?</w:t>
      </w:r>
    </w:p>
    <w:p w:rsidR="00000000" w:rsidDel="00000000" w:rsidP="00000000" w:rsidRDefault="00000000" w:rsidRPr="00000000" w14:paraId="000003D7">
      <w:pPr>
        <w:numPr>
          <w:ilvl w:val="0"/>
          <w:numId w:val="2"/>
        </w:numPr>
        <w:spacing w:before="0" w:beforeAutospacing="0" w:lineRule="auto"/>
        <w:ind w:left="720" w:hanging="360"/>
      </w:pPr>
      <w:r w:rsidDel="00000000" w:rsidR="00000000" w:rsidRPr="00000000">
        <w:rPr>
          <w:color w:val="212121"/>
          <w:sz w:val="24"/>
          <w:szCs w:val="24"/>
          <w:rtl w:val="0"/>
        </w:rPr>
        <w:t xml:space="preserve">Are there existing data-sharing agreements with research institutions?</w:t>
      </w:r>
    </w:p>
    <w:p w:rsidR="00000000" w:rsidDel="00000000" w:rsidP="00000000" w:rsidRDefault="00000000" w:rsidRPr="00000000" w14:paraId="000003D8">
      <w:pPr>
        <w:spacing w:before="280" w:lineRule="auto"/>
        <w:rPr/>
      </w:pPr>
      <w:r w:rsidDel="00000000" w:rsidR="00000000" w:rsidRPr="00000000">
        <w:rPr>
          <w:rtl w:val="0"/>
        </w:rPr>
        <w:t xml:space="preserve">4. Value Quantification</w:t>
      </w:r>
    </w:p>
    <w:p w:rsidR="00000000" w:rsidDel="00000000" w:rsidP="00000000" w:rsidRDefault="00000000" w:rsidRPr="00000000" w14:paraId="000003D9">
      <w:pPr>
        <w:numPr>
          <w:ilvl w:val="0"/>
          <w:numId w:val="13"/>
        </w:numPr>
        <w:spacing w:after="0" w:afterAutospacing="0" w:before="240" w:lineRule="auto"/>
        <w:ind w:left="720" w:hanging="360"/>
      </w:pPr>
      <w:r w:rsidDel="00000000" w:rsidR="00000000" w:rsidRPr="00000000">
        <w:rPr>
          <w:color w:val="212121"/>
          <w:sz w:val="24"/>
          <w:szCs w:val="24"/>
          <w:rtl w:val="0"/>
        </w:rPr>
        <w:t xml:space="preserve">What was the economic loss from the worst climate event in the past 5 years?</w:t>
      </w:r>
    </w:p>
    <w:p w:rsidR="00000000" w:rsidDel="00000000" w:rsidP="00000000" w:rsidRDefault="00000000" w:rsidRPr="00000000" w14:paraId="000003DA">
      <w:pPr>
        <w:numPr>
          <w:ilvl w:val="0"/>
          <w:numId w:val="13"/>
        </w:numPr>
        <w:spacing w:after="0" w:afterAutospacing="0" w:before="0" w:beforeAutospacing="0" w:lineRule="auto"/>
        <w:ind w:left="720" w:hanging="360"/>
      </w:pPr>
      <w:r w:rsidDel="00000000" w:rsidR="00000000" w:rsidRPr="00000000">
        <w:rPr>
          <w:color w:val="212121"/>
          <w:sz w:val="24"/>
          <w:szCs w:val="24"/>
          <w:rtl w:val="0"/>
        </w:rPr>
        <w:t xml:space="preserve">If drought response started 30 days earlier, what would have been saved?</w:t>
      </w:r>
    </w:p>
    <w:p w:rsidR="00000000" w:rsidDel="00000000" w:rsidP="00000000" w:rsidRDefault="00000000" w:rsidRPr="00000000" w14:paraId="000003DB">
      <w:pPr>
        <w:numPr>
          <w:ilvl w:val="0"/>
          <w:numId w:val="13"/>
        </w:numPr>
        <w:spacing w:before="0" w:beforeAutospacing="0" w:lineRule="auto"/>
        <w:ind w:left="720" w:hanging="360"/>
      </w:pPr>
      <w:r w:rsidDel="00000000" w:rsidR="00000000" w:rsidRPr="00000000">
        <w:rPr>
          <w:color w:val="212121"/>
          <w:sz w:val="24"/>
          <w:szCs w:val="24"/>
          <w:rtl w:val="0"/>
        </w:rPr>
        <w:t xml:space="preserve">What's the per-hectare cost of watershed treatments vs. measured water yield improvement?</w:t>
      </w:r>
    </w:p>
    <w:p w:rsidR="00000000" w:rsidDel="00000000" w:rsidP="00000000" w:rsidRDefault="00000000" w:rsidRPr="00000000" w14:paraId="000003DC">
      <w:pPr>
        <w:spacing w:before="280" w:lineRule="auto"/>
        <w:rPr/>
      </w:pPr>
      <w:r w:rsidDel="00000000" w:rsidR="00000000" w:rsidRPr="00000000">
        <w:rPr>
          <w:rtl w:val="0"/>
        </w:rPr>
        <w:t xml:space="preserve">5. Prototype Feedback</w:t>
      </w:r>
    </w:p>
    <w:p w:rsidR="00000000" w:rsidDel="00000000" w:rsidP="00000000" w:rsidRDefault="00000000" w:rsidRPr="00000000" w14:paraId="000003DD">
      <w:pPr>
        <w:numPr>
          <w:ilvl w:val="0"/>
          <w:numId w:val="12"/>
        </w:numPr>
        <w:spacing w:after="0" w:afterAutospacing="0" w:before="240" w:lineRule="auto"/>
        <w:ind w:left="720" w:hanging="360"/>
      </w:pPr>
      <w:r w:rsidDel="00000000" w:rsidR="00000000" w:rsidRPr="00000000">
        <w:rPr>
          <w:color w:val="212121"/>
          <w:sz w:val="24"/>
          <w:szCs w:val="24"/>
          <w:rtl w:val="0"/>
        </w:rPr>
        <w:t xml:space="preserve">Does our scenario planning tool match how DCs actually make decisions?</w:t>
      </w:r>
    </w:p>
    <w:p w:rsidR="00000000" w:rsidDel="00000000" w:rsidP="00000000" w:rsidRDefault="00000000" w:rsidRPr="00000000" w14:paraId="000003DE">
      <w:pPr>
        <w:numPr>
          <w:ilvl w:val="0"/>
          <w:numId w:val="12"/>
        </w:numPr>
        <w:spacing w:after="0" w:afterAutospacing="0" w:before="0" w:beforeAutospacing="0" w:lineRule="auto"/>
        <w:ind w:left="720" w:hanging="360"/>
      </w:pPr>
      <w:r w:rsidDel="00000000" w:rsidR="00000000" w:rsidRPr="00000000">
        <w:rPr>
          <w:color w:val="212121"/>
          <w:sz w:val="24"/>
          <w:szCs w:val="24"/>
          <w:rtl w:val="0"/>
        </w:rPr>
        <w:t xml:space="preserve">What visualizations would help them understand climate predictions?</w:t>
      </w:r>
    </w:p>
    <w:p w:rsidR="00000000" w:rsidDel="00000000" w:rsidP="00000000" w:rsidRDefault="00000000" w:rsidRPr="00000000" w14:paraId="000003DF">
      <w:pPr>
        <w:numPr>
          <w:ilvl w:val="0"/>
          <w:numId w:val="12"/>
        </w:numPr>
        <w:spacing w:before="0" w:beforeAutospacing="0" w:lineRule="auto"/>
        <w:ind w:left="720" w:hanging="360"/>
      </w:pPr>
      <w:r w:rsidDel="00000000" w:rsidR="00000000" w:rsidRPr="00000000">
        <w:rPr>
          <w:color w:val="212121"/>
          <w:sz w:val="24"/>
          <w:szCs w:val="24"/>
          <w:rtl w:val="0"/>
        </w:rPr>
        <w:t xml:space="preserve">Would their staff use this, or just the DC?</w:t>
      </w:r>
    </w:p>
    <w:p w:rsidR="00000000" w:rsidDel="00000000" w:rsidP="00000000" w:rsidRDefault="00000000" w:rsidRPr="00000000" w14:paraId="000003E0">
      <w:pPr>
        <w:jc w:val="center"/>
        <w:rPr>
          <w:color w:val="21212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spacing w:after="80" w:lineRule="auto"/>
        <w:rPr/>
      </w:pPr>
      <w:r w:rsidDel="00000000" w:rsidR="00000000" w:rsidRPr="00000000">
        <w:rPr>
          <w:rtl w:val="0"/>
        </w:rPr>
        <w:t xml:space="preserve"> What We're Looking For</w:t>
      </w:r>
    </w:p>
    <w:p w:rsidR="00000000" w:rsidDel="00000000" w:rsidP="00000000" w:rsidRDefault="00000000" w:rsidRPr="00000000" w14:paraId="000003E2">
      <w:pPr>
        <w:numPr>
          <w:ilvl w:val="0"/>
          <w:numId w:val="64"/>
        </w:numPr>
        <w:spacing w:after="0" w:afterAutospacing="0" w:before="240" w:lineRule="auto"/>
        <w:ind w:left="720" w:hanging="360"/>
      </w:pPr>
      <w:r w:rsidDel="00000000" w:rsidR="00000000" w:rsidRPr="00000000">
        <w:rPr>
          <w:b w:val="1"/>
          <w:bCs w:val="1"/>
          <w:color w:val="212121"/>
          <w:sz w:val="24"/>
          <w:szCs w:val="24"/>
          <w:rtl w:val="0"/>
        </w:rPr>
        <w:t xml:space="preserve">Feedback</w:t>
      </w:r>
      <w:r w:rsidDel="00000000" w:rsidR="00000000" w:rsidRPr="00000000">
        <w:rPr>
          <w:color w:val="212121"/>
          <w:sz w:val="24"/>
          <w:szCs w:val="24"/>
          <w:rtl w:val="0"/>
        </w:rPr>
        <w:t xml:space="preserve"> on our research questions—are we asking the right things?</w:t>
      </w:r>
    </w:p>
    <w:p w:rsidR="00000000" w:rsidDel="00000000" w:rsidP="00000000" w:rsidRDefault="00000000" w:rsidRPr="00000000" w14:paraId="000003E3">
      <w:pPr>
        <w:numPr>
          <w:ilvl w:val="0"/>
          <w:numId w:val="64"/>
        </w:numPr>
        <w:spacing w:after="0" w:afterAutospacing="0" w:before="0" w:beforeAutospacing="0" w:lineRule="auto"/>
        <w:ind w:left="720" w:hanging="360"/>
      </w:pPr>
      <w:r w:rsidDel="00000000" w:rsidR="00000000" w:rsidRPr="00000000">
        <w:rPr>
          <w:b w:val="1"/>
          <w:bCs w:val="1"/>
          <w:color w:val="212121"/>
          <w:sz w:val="24"/>
          <w:szCs w:val="24"/>
          <w:rtl w:val="0"/>
        </w:rPr>
        <w:t xml:space="preserve">Introductions</w:t>
      </w:r>
      <w:r w:rsidDel="00000000" w:rsidR="00000000" w:rsidRPr="00000000">
        <w:rPr>
          <w:color w:val="212121"/>
          <w:sz w:val="24"/>
          <w:szCs w:val="24"/>
          <w:rtl w:val="0"/>
        </w:rPr>
        <w:t xml:space="preserve"> to DCs, state officials, or researchers in Bihar (and other states if relevant)</w:t>
      </w:r>
    </w:p>
    <w:p w:rsidR="00000000" w:rsidDel="00000000" w:rsidP="00000000" w:rsidRDefault="00000000" w:rsidRPr="00000000" w14:paraId="000003E4">
      <w:pPr>
        <w:numPr>
          <w:ilvl w:val="0"/>
          <w:numId w:val="64"/>
        </w:numPr>
        <w:spacing w:after="0" w:afterAutospacing="0" w:before="0" w:beforeAutospacing="0" w:lineRule="auto"/>
        <w:ind w:left="720" w:hanging="360"/>
      </w:pPr>
      <w:r w:rsidDel="00000000" w:rsidR="00000000" w:rsidRPr="00000000">
        <w:rPr>
          <w:b w:val="1"/>
          <w:bCs w:val="1"/>
          <w:color w:val="212121"/>
          <w:sz w:val="24"/>
          <w:szCs w:val="24"/>
          <w:rtl w:val="0"/>
        </w:rPr>
        <w:t xml:space="preserve">Guidance</w:t>
      </w:r>
      <w:r w:rsidDel="00000000" w:rsidR="00000000" w:rsidRPr="00000000">
        <w:rPr>
          <w:color w:val="212121"/>
          <w:sz w:val="24"/>
          <w:szCs w:val="24"/>
          <w:rtl w:val="0"/>
        </w:rPr>
        <w:t xml:space="preserve"> on navigating MoRD and state government engagement</w:t>
      </w:r>
    </w:p>
    <w:p w:rsidR="00000000" w:rsidDel="00000000" w:rsidP="00000000" w:rsidRDefault="00000000" w:rsidRPr="00000000" w14:paraId="000003E5">
      <w:pPr>
        <w:numPr>
          <w:ilvl w:val="0"/>
          <w:numId w:val="64"/>
        </w:numPr>
        <w:spacing w:before="0" w:beforeAutospacing="0" w:lineRule="auto"/>
        <w:ind w:left="720" w:hanging="360"/>
      </w:pPr>
      <w:r w:rsidDel="00000000" w:rsidR="00000000" w:rsidRPr="00000000">
        <w:rPr>
          <w:b w:val="1"/>
          <w:bCs w:val="1"/>
          <w:color w:val="212121"/>
          <w:sz w:val="24"/>
          <w:szCs w:val="24"/>
          <w:rtl w:val="0"/>
        </w:rPr>
        <w:t xml:space="preserve">Interest</w:t>
      </w:r>
      <w:r w:rsidDel="00000000" w:rsidR="00000000" w:rsidRPr="00000000">
        <w:rPr>
          <w:color w:val="212121"/>
          <w:sz w:val="24"/>
          <w:szCs w:val="24"/>
          <w:rtl w:val="0"/>
        </w:rPr>
        <w:t xml:space="preserve"> in potential research collaboration on Pythia's impact evaluation</w:t>
      </w:r>
    </w:p>
    <w:p w:rsidR="00000000" w:rsidDel="00000000" w:rsidP="00000000" w:rsidRDefault="00000000" w:rsidRPr="00000000" w14:paraId="000003E6">
      <w:pPr>
        <w:rPr/>
        <w:sectPr>
          <w:headerReference r:id="rId3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0" w:type="default"/>
          <w:type w:val="nextPage"/>
          <w:pgSz w:h="15840" w:w="12240" w:orient="portrait"/>
          <w:pgMar w:bottom="1440" w:top="1440" w:left="1440" w:right="1440" w:header="720" w:footer="720"/>
          <w:pgNumType w:start="1"/>
        </w:sectPr>
      </w:pPr>
      <w:bookmarkStart w:colFirst="0" w:colLast="0" w:name="_9o289899egvv"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 Version of Scoping Questions</w:t>
      </w:r>
      <w:r w:rsidDel="00000000" w:rsidR="00000000" w:rsidRPr="00000000">
        <w:rPr>
          <w:rtl w:val="0"/>
        </w:rPr>
      </w:r>
    </w:p>
    <w:p w:rsidR="00000000" w:rsidDel="00000000" w:rsidP="00000000" w:rsidRDefault="00000000" w:rsidRPr="00000000" w14:paraId="000003E8">
      <w:pPr>
        <w:spacing w:after="160" w:line="301.09090909090907" w:lineRule="auto"/>
        <w:rPr>
          <w:b w:val="1"/>
          <w:bCs w:val="1"/>
          <w:sz w:val="24"/>
          <w:szCs w:val="24"/>
        </w:rPr>
      </w:pPr>
      <w:r w:rsidDel="00000000" w:rsidR="00000000" w:rsidRPr="00000000">
        <w:rPr>
          <w:b w:val="1"/>
          <w:bCs w:val="1"/>
          <w:sz w:val="24"/>
          <w:szCs w:val="24"/>
          <w:rtl w:val="0"/>
        </w:rPr>
        <w:t xml:space="preserve">PYTHIA -DC SCOPING FIELD INSTRUMENT (v2; Date: Feb 17 2026)</w:t>
      </w:r>
    </w:p>
    <w:p w:rsidR="00000000" w:rsidDel="00000000" w:rsidP="00000000" w:rsidRDefault="00000000" w:rsidRPr="00000000" w14:paraId="000003E9">
      <w:pPr>
        <w:spacing w:after="160" w:line="301.09090909090907" w:lineRule="auto"/>
        <w:rPr>
          <w:sz w:val="24"/>
          <w:szCs w:val="24"/>
        </w:rPr>
      </w:pPr>
      <w:r w:rsidDel="00000000" w:rsidR="00000000" w:rsidRPr="00000000">
        <w:rPr>
          <w:sz w:val="24"/>
          <w:szCs w:val="24"/>
          <w:rtl w:val="0"/>
        </w:rPr>
        <w:t xml:space="preserve">District: __________</w:t>
        <w:br w:type="textWrapping"/>
        <w:t xml:space="preserve">State: __________</w:t>
        <w:br w:type="textWrapping"/>
        <w:t xml:space="preserve">Tenure in District: __________</w:t>
        <w:br w:type="textWrapping"/>
        <w:t xml:space="preserve">Date: __________</w:t>
        <w:br w:type="textWrapping"/>
        <w:t xml:space="preserve">Team Present: __________</w:t>
      </w:r>
    </w:p>
    <w:p w:rsidR="00000000" w:rsidDel="00000000" w:rsidP="00000000" w:rsidRDefault="00000000" w:rsidRPr="00000000" w14:paraId="000003EA">
      <w:pPr>
        <w:spacing w:after="160" w:line="301.09090909090907" w:lineRule="auto"/>
        <w:rPr>
          <w:sz w:val="24"/>
          <w:szCs w:val="24"/>
        </w:rPr>
      </w:pPr>
      <w:r w:rsidDel="00000000" w:rsidR="00000000" w:rsidRPr="00000000">
        <w:rPr>
          <w:sz w:val="24"/>
          <w:szCs w:val="24"/>
          <w:rtl w:val="0"/>
        </w:rPr>
        <w:t xml:space="preserve">Duration: 60-75 minutes</w:t>
      </w:r>
    </w:p>
    <w:p w:rsidR="00000000" w:rsidDel="00000000" w:rsidP="00000000" w:rsidRDefault="00000000" w:rsidRPr="00000000" w14:paraId="000003EB">
      <w:pPr>
        <w:spacing w:after="160" w:line="301.09090909090907" w:lineRule="auto"/>
        <w:rPr>
          <w:sz w:val="24"/>
          <w:szCs w:val="24"/>
        </w:rPr>
      </w:pPr>
      <w:r w:rsidDel="00000000" w:rsidR="00000000" w:rsidRPr="00000000">
        <w:rPr>
          <w:sz w:val="24"/>
          <w:szCs w:val="24"/>
          <w:rtl w:val="0"/>
        </w:rPr>
        <w:t xml:space="preserve">Opening Script:</w:t>
      </w:r>
    </w:p>
    <w:p w:rsidR="00000000" w:rsidDel="00000000" w:rsidP="00000000" w:rsidRDefault="00000000" w:rsidRPr="00000000" w14:paraId="000003EC">
      <w:pPr>
        <w:spacing w:after="160" w:line="301.09090909090907" w:lineRule="auto"/>
        <w:rPr>
          <w:sz w:val="24"/>
          <w:szCs w:val="24"/>
        </w:rPr>
      </w:pPr>
      <w:r w:rsidDel="00000000" w:rsidR="00000000" w:rsidRPr="00000000">
        <w:rPr>
          <w:sz w:val="24"/>
          <w:szCs w:val="24"/>
          <w:rtl w:val="0"/>
        </w:rPr>
        <w:t xml:space="preserve">We’re studying how District Collectors make public investment decisions across schemes, especially for public works. We’re also exploring whether decision-support tools could be useful in that process. We’re here to understand your thinking and decision structure around this.</w:t>
      </w:r>
    </w:p>
    <w:p w:rsidR="00000000" w:rsidDel="00000000" w:rsidP="00000000" w:rsidRDefault="00000000" w:rsidRPr="00000000" w14:paraId="000003ED">
      <w:pPr>
        <w:spacing w:after="160" w:line="301.09090909090907" w:lineRule="auto"/>
        <w:rPr>
          <w:b w:val="1"/>
          <w:bCs w:val="1"/>
          <w:sz w:val="24"/>
          <w:szCs w:val="24"/>
          <w:u w:val="single"/>
        </w:rPr>
      </w:pPr>
      <w:r w:rsidDel="00000000" w:rsidR="00000000" w:rsidRPr="00000000">
        <w:rPr>
          <w:b w:val="1"/>
          <w:bCs w:val="1"/>
          <w:sz w:val="24"/>
          <w:szCs w:val="24"/>
          <w:u w:val="single"/>
          <w:rtl w:val="0"/>
        </w:rPr>
        <w:t xml:space="preserve">SECTION 1: DISTRICT PRIORITIES &amp; PLANNING STRUCTURE (15 mins)</w:t>
      </w:r>
    </w:p>
    <w:p w:rsidR="00000000" w:rsidDel="00000000" w:rsidP="00000000" w:rsidRDefault="00000000" w:rsidRPr="00000000" w14:paraId="000003EE">
      <w:pPr>
        <w:spacing w:after="160" w:line="301.09090909090907" w:lineRule="auto"/>
        <w:rPr>
          <w:b w:val="1"/>
          <w:bCs w:val="1"/>
          <w:sz w:val="24"/>
          <w:szCs w:val="24"/>
        </w:rPr>
      </w:pPr>
      <w:r w:rsidDel="00000000" w:rsidR="00000000" w:rsidRPr="00000000">
        <w:rPr>
          <w:b w:val="1"/>
          <w:bCs w:val="1"/>
          <w:sz w:val="24"/>
          <w:szCs w:val="24"/>
          <w:rtl w:val="0"/>
        </w:rPr>
        <w:t xml:space="preserve">Q1. What</w:t>
      </w:r>
      <w:r w:rsidDel="00000000" w:rsidR="00000000" w:rsidRPr="00000000">
        <w:rPr>
          <w:b w:val="1"/>
          <w:bCs w:val="1"/>
          <w:sz w:val="24"/>
          <w:szCs w:val="24"/>
          <w:rtl w:val="0"/>
        </w:rPr>
        <w:t xml:space="preserve"> are your top priorities for this district, such as problems that you believe are important to solve here?</w:t>
      </w:r>
      <w:r w:rsidDel="00000000" w:rsidR="00000000" w:rsidRPr="00000000">
        <w:rPr>
          <w:rtl w:val="0"/>
        </w:rPr>
      </w:r>
    </w:p>
    <w:p w:rsidR="00000000" w:rsidDel="00000000" w:rsidP="00000000" w:rsidRDefault="00000000" w:rsidRPr="00000000" w14:paraId="000003EF">
      <w:pPr>
        <w:spacing w:after="160" w:line="301.09090909090907" w:lineRule="auto"/>
        <w:rPr>
          <w:sz w:val="24"/>
          <w:szCs w:val="24"/>
        </w:rPr>
      </w:pPr>
      <w:r w:rsidDel="00000000" w:rsidR="00000000" w:rsidRPr="00000000">
        <w:rPr>
          <w:sz w:val="24"/>
          <w:szCs w:val="24"/>
          <w:rtl w:val="0"/>
        </w:rPr>
        <w:t xml:space="preserve">(Open-ended)</w:t>
      </w:r>
    </w:p>
    <w:p w:rsidR="00000000" w:rsidDel="00000000" w:rsidP="00000000" w:rsidRDefault="00000000" w:rsidRPr="00000000" w14:paraId="000003F0">
      <w:pPr>
        <w:spacing w:after="160" w:line="301.09090909090907" w:lineRule="auto"/>
        <w:rPr>
          <w:b w:val="1"/>
          <w:bCs w:val="1"/>
          <w:sz w:val="24"/>
          <w:szCs w:val="24"/>
        </w:rPr>
      </w:pPr>
      <w:r w:rsidDel="00000000" w:rsidR="00000000" w:rsidRPr="00000000">
        <w:rPr>
          <w:b w:val="1"/>
          <w:bCs w:val="1"/>
          <w:sz w:val="24"/>
          <w:szCs w:val="24"/>
          <w:rtl w:val="0"/>
        </w:rPr>
        <w:t xml:space="preserve">(If they give a longer list) Which of these would you say are your top 3 priorities?</w:t>
      </w:r>
    </w:p>
    <w:p w:rsidR="00000000" w:rsidDel="00000000" w:rsidP="00000000" w:rsidRDefault="00000000" w:rsidRPr="00000000" w14:paraId="000003F1">
      <w:pPr>
        <w:spacing w:after="160" w:line="301.09090909090907" w:lineRule="auto"/>
        <w:rPr>
          <w:b w:val="1"/>
          <w:bCs w:val="1"/>
          <w:sz w:val="24"/>
          <w:szCs w:val="24"/>
          <w:u w:val="single"/>
        </w:rPr>
      </w:pPr>
      <w:r w:rsidDel="00000000" w:rsidR="00000000" w:rsidRPr="00000000">
        <w:rPr>
          <w:b w:val="1"/>
          <w:bCs w:val="1"/>
          <w:sz w:val="24"/>
          <w:szCs w:val="24"/>
          <w:rtl w:val="0"/>
        </w:rPr>
        <w:t xml:space="preserve">How did you identify them? </w:t>
      </w:r>
      <w:r w:rsidDel="00000000" w:rsidR="00000000" w:rsidRPr="00000000">
        <w:rPr>
          <w:b w:val="1"/>
          <w:bCs w:val="1"/>
          <w:sz w:val="24"/>
          <w:szCs w:val="24"/>
          <w:u w:val="single"/>
          <w:rtl w:val="0"/>
        </w:rPr>
        <w:t xml:space="preserve">(Keep open-ended - probe lightly using options below.)</w:t>
      </w:r>
    </w:p>
    <w:p w:rsidR="00000000" w:rsidDel="00000000" w:rsidP="00000000" w:rsidRDefault="00000000" w:rsidRPr="00000000" w14:paraId="000003F2">
      <w:pPr>
        <w:spacing w:after="160" w:line="301.09090909090907" w:lineRule="auto"/>
        <w:rPr>
          <w:sz w:val="24"/>
          <w:szCs w:val="24"/>
        </w:rPr>
      </w:pPr>
      <w:r w:rsidDel="00000000" w:rsidR="00000000" w:rsidRPr="00000000">
        <w:rPr>
          <w:sz w:val="24"/>
          <w:szCs w:val="24"/>
          <w:rtl w:val="0"/>
        </w:rPr>
        <w:t xml:space="preserve">Field visits?</w:t>
      </w:r>
    </w:p>
    <w:p w:rsidR="00000000" w:rsidDel="00000000" w:rsidP="00000000" w:rsidRDefault="00000000" w:rsidRPr="00000000" w14:paraId="000003F3">
      <w:pPr>
        <w:spacing w:after="160" w:line="301.09090909090907" w:lineRule="auto"/>
        <w:rPr>
          <w:sz w:val="24"/>
          <w:szCs w:val="24"/>
        </w:rPr>
      </w:pPr>
      <w:r w:rsidDel="00000000" w:rsidR="00000000" w:rsidRPr="00000000">
        <w:rPr>
          <w:sz w:val="24"/>
          <w:szCs w:val="24"/>
          <w:rtl w:val="0"/>
        </w:rPr>
        <w:t xml:space="preserve">Department briefings?</w:t>
      </w:r>
    </w:p>
    <w:p w:rsidR="00000000" w:rsidDel="00000000" w:rsidP="00000000" w:rsidRDefault="00000000" w:rsidRPr="00000000" w14:paraId="000003F4">
      <w:pPr>
        <w:spacing w:after="160" w:line="301.09090909090907" w:lineRule="auto"/>
        <w:rPr>
          <w:sz w:val="24"/>
          <w:szCs w:val="24"/>
        </w:rPr>
      </w:pPr>
      <w:r w:rsidDel="00000000" w:rsidR="00000000" w:rsidRPr="00000000">
        <w:rPr>
          <w:sz w:val="24"/>
          <w:szCs w:val="24"/>
          <w:rtl w:val="0"/>
        </w:rPr>
        <w:t xml:space="preserve">Data review?</w:t>
      </w:r>
    </w:p>
    <w:p w:rsidR="00000000" w:rsidDel="00000000" w:rsidP="00000000" w:rsidRDefault="00000000" w:rsidRPr="00000000" w14:paraId="000003F5">
      <w:pPr>
        <w:spacing w:after="160" w:line="301.09090909090907" w:lineRule="auto"/>
        <w:rPr>
          <w:sz w:val="24"/>
          <w:szCs w:val="24"/>
        </w:rPr>
      </w:pPr>
      <w:r w:rsidDel="00000000" w:rsidR="00000000" w:rsidRPr="00000000">
        <w:rPr>
          <w:sz w:val="24"/>
          <w:szCs w:val="24"/>
          <w:rtl w:val="0"/>
        </w:rPr>
        <w:t xml:space="preserve">Political signals?</w:t>
      </w:r>
    </w:p>
    <w:p w:rsidR="00000000" w:rsidDel="00000000" w:rsidP="00000000" w:rsidRDefault="00000000" w:rsidRPr="00000000" w14:paraId="000003F6">
      <w:pPr>
        <w:spacing w:after="160" w:line="301.09090909090907" w:lineRule="auto"/>
        <w:rPr>
          <w:sz w:val="24"/>
          <w:szCs w:val="24"/>
        </w:rPr>
      </w:pPr>
      <w:r w:rsidDel="00000000" w:rsidR="00000000" w:rsidRPr="00000000">
        <w:rPr>
          <w:sz w:val="24"/>
          <w:szCs w:val="24"/>
          <w:rtl w:val="0"/>
        </w:rPr>
        <w:t xml:space="preserve">Crisis situation?</w:t>
      </w:r>
    </w:p>
    <w:p w:rsidR="00000000" w:rsidDel="00000000" w:rsidP="00000000" w:rsidRDefault="00000000" w:rsidRPr="00000000" w14:paraId="000003F7">
      <w:pPr>
        <w:spacing w:after="160" w:line="301.09090909090907" w:lineRule="auto"/>
        <w:rPr>
          <w:sz w:val="24"/>
          <w:szCs w:val="24"/>
        </w:rPr>
      </w:pPr>
      <w:r w:rsidDel="00000000" w:rsidR="00000000" w:rsidRPr="00000000">
        <w:rPr>
          <w:sz w:val="24"/>
          <w:szCs w:val="24"/>
          <w:rtl w:val="0"/>
        </w:rPr>
        <w:t xml:space="preserve">State direction?</w:t>
      </w:r>
    </w:p>
    <w:p w:rsidR="00000000" w:rsidDel="00000000" w:rsidP="00000000" w:rsidRDefault="00000000" w:rsidRPr="00000000" w14:paraId="000003F8">
      <w:pPr>
        <w:spacing w:after="160" w:line="301.09090909090907" w:lineRule="auto"/>
        <w:rPr>
          <w:b w:val="1"/>
          <w:bCs w:val="1"/>
          <w:sz w:val="24"/>
          <w:szCs w:val="24"/>
        </w:rPr>
      </w:pPr>
      <w:r w:rsidDel="00000000" w:rsidR="00000000" w:rsidRPr="00000000">
        <w:rPr>
          <w:b w:val="1"/>
          <w:bCs w:val="1"/>
          <w:sz w:val="24"/>
          <w:szCs w:val="24"/>
          <w:rtl w:val="0"/>
        </w:rPr>
        <w:t xml:space="preserve">Q2. Which schemes do you directly supervise or significantly influence?</w:t>
      </w:r>
    </w:p>
    <w:p w:rsidR="00000000" w:rsidDel="00000000" w:rsidP="00000000" w:rsidRDefault="00000000" w:rsidRPr="00000000" w14:paraId="000003F9">
      <w:pPr>
        <w:spacing w:after="160" w:line="301.09090909090907" w:lineRule="auto"/>
        <w:rPr>
          <w:sz w:val="24"/>
          <w:szCs w:val="24"/>
        </w:rPr>
      </w:pPr>
      <w:r w:rsidDel="00000000" w:rsidR="00000000" w:rsidRPr="00000000">
        <w:rPr>
          <w:sz w:val="24"/>
          <w:szCs w:val="24"/>
          <w:rtl w:val="0"/>
        </w:rPr>
        <w:t xml:space="preserve">(List them.)</w:t>
      </w:r>
    </w:p>
    <w:p w:rsidR="00000000" w:rsidDel="00000000" w:rsidP="00000000" w:rsidRDefault="00000000" w:rsidRPr="00000000" w14:paraId="000003FA">
      <w:pPr>
        <w:spacing w:after="160" w:line="301.09090909090907" w:lineRule="auto"/>
        <w:rPr>
          <w:sz w:val="24"/>
          <w:szCs w:val="24"/>
        </w:rPr>
      </w:pPr>
      <w:r w:rsidDel="00000000" w:rsidR="00000000" w:rsidRPr="00000000">
        <w:rPr>
          <w:sz w:val="24"/>
          <w:szCs w:val="24"/>
          <w:rtl w:val="0"/>
        </w:rPr>
        <w:t xml:space="preserve">Probe if needed using the below options:</w:t>
      </w:r>
    </w:p>
    <w:p w:rsidR="00000000" w:rsidDel="00000000" w:rsidP="00000000" w:rsidRDefault="00000000" w:rsidRPr="00000000" w14:paraId="000003FB">
      <w:pPr>
        <w:spacing w:after="160" w:line="301.09090909090907" w:lineRule="auto"/>
        <w:rPr>
          <w:sz w:val="24"/>
          <w:szCs w:val="24"/>
        </w:rPr>
      </w:pPr>
      <w:r w:rsidDel="00000000" w:rsidR="00000000" w:rsidRPr="00000000">
        <w:rPr>
          <w:sz w:val="24"/>
          <w:szCs w:val="24"/>
          <w:rtl w:val="0"/>
        </w:rPr>
        <w:t xml:space="preserve">NREGA / VBGRAM-G</w:t>
      </w:r>
    </w:p>
    <w:p w:rsidR="00000000" w:rsidDel="00000000" w:rsidP="00000000" w:rsidRDefault="00000000" w:rsidRPr="00000000" w14:paraId="000003FC">
      <w:pPr>
        <w:spacing w:after="160" w:line="301.09090909090907" w:lineRule="auto"/>
        <w:rPr>
          <w:sz w:val="24"/>
          <w:szCs w:val="24"/>
        </w:rPr>
      </w:pPr>
      <w:r w:rsidDel="00000000" w:rsidR="00000000" w:rsidRPr="00000000">
        <w:rPr>
          <w:sz w:val="24"/>
          <w:szCs w:val="24"/>
          <w:rtl w:val="0"/>
        </w:rPr>
        <w:t xml:space="preserve">SDRF</w:t>
      </w:r>
    </w:p>
    <w:p w:rsidR="00000000" w:rsidDel="00000000" w:rsidP="00000000" w:rsidRDefault="00000000" w:rsidRPr="00000000" w14:paraId="000003FD">
      <w:pPr>
        <w:spacing w:after="160" w:line="301.09090909090907" w:lineRule="auto"/>
        <w:rPr>
          <w:sz w:val="24"/>
          <w:szCs w:val="24"/>
        </w:rPr>
      </w:pPr>
      <w:r w:rsidDel="00000000" w:rsidR="00000000" w:rsidRPr="00000000">
        <w:rPr>
          <w:sz w:val="24"/>
          <w:szCs w:val="24"/>
          <w:rtl w:val="0"/>
        </w:rPr>
        <w:t xml:space="preserve">Watershed</w:t>
      </w:r>
    </w:p>
    <w:p w:rsidR="00000000" w:rsidDel="00000000" w:rsidP="00000000" w:rsidRDefault="00000000" w:rsidRPr="00000000" w14:paraId="000003FE">
      <w:pPr>
        <w:spacing w:after="160" w:line="301.09090909090907" w:lineRule="auto"/>
        <w:rPr>
          <w:sz w:val="24"/>
          <w:szCs w:val="24"/>
        </w:rPr>
      </w:pPr>
      <w:r w:rsidDel="00000000" w:rsidR="00000000" w:rsidRPr="00000000">
        <w:rPr>
          <w:sz w:val="24"/>
          <w:szCs w:val="24"/>
          <w:rtl w:val="0"/>
        </w:rPr>
        <w:t xml:space="preserve">Agriculture schemes</w:t>
      </w:r>
    </w:p>
    <w:p w:rsidR="00000000" w:rsidDel="00000000" w:rsidP="00000000" w:rsidRDefault="00000000" w:rsidRPr="00000000" w14:paraId="000003FF">
      <w:pPr>
        <w:spacing w:after="160" w:line="301.09090909090907" w:lineRule="auto"/>
        <w:rPr>
          <w:sz w:val="24"/>
          <w:szCs w:val="24"/>
        </w:rPr>
      </w:pPr>
      <w:r w:rsidDel="00000000" w:rsidR="00000000" w:rsidRPr="00000000">
        <w:rPr>
          <w:sz w:val="24"/>
          <w:szCs w:val="24"/>
          <w:rtl w:val="0"/>
        </w:rPr>
        <w:t xml:space="preserve">Rural housing</w:t>
      </w:r>
    </w:p>
    <w:p w:rsidR="00000000" w:rsidDel="00000000" w:rsidP="00000000" w:rsidRDefault="00000000" w:rsidRPr="00000000" w14:paraId="00000400">
      <w:pPr>
        <w:spacing w:after="160" w:line="301.09090909090907" w:lineRule="auto"/>
        <w:rPr>
          <w:sz w:val="24"/>
          <w:szCs w:val="24"/>
        </w:rPr>
      </w:pPr>
      <w:r w:rsidDel="00000000" w:rsidR="00000000" w:rsidRPr="00000000">
        <w:rPr>
          <w:sz w:val="24"/>
          <w:szCs w:val="24"/>
          <w:rtl w:val="0"/>
        </w:rPr>
        <w:t xml:space="preserve">Jal Jeevan</w:t>
      </w:r>
    </w:p>
    <w:p w:rsidR="00000000" w:rsidDel="00000000" w:rsidP="00000000" w:rsidRDefault="00000000" w:rsidRPr="00000000" w14:paraId="00000401">
      <w:pPr>
        <w:spacing w:after="160" w:line="301.09090909090907" w:lineRule="auto"/>
        <w:rPr>
          <w:sz w:val="24"/>
          <w:szCs w:val="24"/>
        </w:rPr>
      </w:pPr>
      <w:r w:rsidDel="00000000" w:rsidR="00000000" w:rsidRPr="00000000">
        <w:rPr>
          <w:sz w:val="24"/>
          <w:szCs w:val="24"/>
          <w:rtl w:val="0"/>
        </w:rPr>
        <w:t xml:space="preserve">Roads</w:t>
      </w:r>
    </w:p>
    <w:p w:rsidR="00000000" w:rsidDel="00000000" w:rsidP="00000000" w:rsidRDefault="00000000" w:rsidRPr="00000000" w14:paraId="00000402">
      <w:pPr>
        <w:spacing w:after="160" w:line="301.09090909090907" w:lineRule="auto"/>
        <w:rPr>
          <w:sz w:val="24"/>
          <w:szCs w:val="24"/>
        </w:rPr>
      </w:pPr>
      <w:r w:rsidDel="00000000" w:rsidR="00000000" w:rsidRPr="00000000">
        <w:rPr>
          <w:sz w:val="24"/>
          <w:szCs w:val="24"/>
          <w:rtl w:val="0"/>
        </w:rPr>
        <w:t xml:space="preserve">Others</w:t>
      </w:r>
    </w:p>
    <w:p w:rsidR="00000000" w:rsidDel="00000000" w:rsidP="00000000" w:rsidRDefault="00000000" w:rsidRPr="00000000" w14:paraId="00000403">
      <w:pPr>
        <w:spacing w:after="160" w:line="301.09090909090907" w:lineRule="auto"/>
        <w:rPr>
          <w:b w:val="1"/>
          <w:bCs w:val="1"/>
          <w:sz w:val="24"/>
          <w:szCs w:val="24"/>
        </w:rPr>
      </w:pPr>
      <w:r w:rsidDel="00000000" w:rsidR="00000000" w:rsidRPr="00000000">
        <w:rPr>
          <w:b w:val="1"/>
          <w:bCs w:val="1"/>
          <w:sz w:val="24"/>
          <w:szCs w:val="24"/>
          <w:rtl w:val="0"/>
        </w:rPr>
        <w:t xml:space="preserve">Of these, which give you the most flexibility in selecting or shaping projects?</w:t>
      </w:r>
    </w:p>
    <w:p w:rsidR="00000000" w:rsidDel="00000000" w:rsidP="00000000" w:rsidRDefault="00000000" w:rsidRPr="00000000" w14:paraId="00000404">
      <w:pPr>
        <w:spacing w:after="160" w:line="301.09090909090907" w:lineRule="auto"/>
        <w:rPr>
          <w:sz w:val="24"/>
          <w:szCs w:val="24"/>
        </w:rPr>
      </w:pPr>
      <w:r w:rsidDel="00000000" w:rsidR="00000000" w:rsidRPr="00000000">
        <w:rPr>
          <w:sz w:val="24"/>
          <w:szCs w:val="24"/>
          <w:rtl w:val="0"/>
        </w:rPr>
        <w:t xml:space="preserve">(Open-ended)</w:t>
      </w:r>
    </w:p>
    <w:p w:rsidR="00000000" w:rsidDel="00000000" w:rsidP="00000000" w:rsidRDefault="00000000" w:rsidRPr="00000000" w14:paraId="00000405">
      <w:pPr>
        <w:spacing w:after="160" w:line="301.09090909090907" w:lineRule="auto"/>
        <w:rPr>
          <w:b w:val="1"/>
          <w:bCs w:val="1"/>
          <w:sz w:val="24"/>
          <w:szCs w:val="24"/>
        </w:rPr>
      </w:pPr>
      <w:r w:rsidDel="00000000" w:rsidR="00000000" w:rsidRPr="00000000">
        <w:rPr>
          <w:b w:val="1"/>
          <w:bCs w:val="1"/>
          <w:sz w:val="24"/>
          <w:szCs w:val="24"/>
          <w:rtl w:val="0"/>
        </w:rPr>
        <w:t xml:space="preserve">Q3. How does planning typically happen across schemes?</w:t>
      </w:r>
    </w:p>
    <w:p w:rsidR="00000000" w:rsidDel="00000000" w:rsidP="00000000" w:rsidRDefault="00000000" w:rsidRPr="00000000" w14:paraId="00000406">
      <w:pPr>
        <w:spacing w:after="160" w:line="301.09090909090907" w:lineRule="auto"/>
        <w:rPr>
          <w:sz w:val="24"/>
          <w:szCs w:val="24"/>
        </w:rPr>
      </w:pPr>
      <w:r w:rsidDel="00000000" w:rsidR="00000000" w:rsidRPr="00000000">
        <w:rPr>
          <w:sz w:val="24"/>
          <w:szCs w:val="24"/>
          <w:rtl w:val="0"/>
        </w:rPr>
        <w:t xml:space="preserve">(Open-ended)</w:t>
      </w:r>
    </w:p>
    <w:p w:rsidR="00000000" w:rsidDel="00000000" w:rsidP="00000000" w:rsidRDefault="00000000" w:rsidRPr="00000000" w14:paraId="00000407">
      <w:pPr>
        <w:spacing w:after="160" w:line="301.09090909090907" w:lineRule="auto"/>
        <w:rPr>
          <w:sz w:val="24"/>
          <w:szCs w:val="24"/>
        </w:rPr>
      </w:pPr>
      <w:r w:rsidDel="00000000" w:rsidR="00000000" w:rsidRPr="00000000">
        <w:rPr>
          <w:sz w:val="24"/>
          <w:szCs w:val="24"/>
          <w:rtl w:val="0"/>
        </w:rPr>
        <w:t xml:space="preserve">Probe if needed using questions below:</w:t>
      </w:r>
    </w:p>
    <w:p w:rsidR="00000000" w:rsidDel="00000000" w:rsidP="00000000" w:rsidRDefault="00000000" w:rsidRPr="00000000" w14:paraId="00000408">
      <w:pPr>
        <w:spacing w:after="160" w:line="301.09090909090907" w:lineRule="auto"/>
        <w:rPr>
          <w:sz w:val="24"/>
          <w:szCs w:val="24"/>
        </w:rPr>
      </w:pPr>
      <w:r w:rsidDel="00000000" w:rsidR="00000000" w:rsidRPr="00000000">
        <w:rPr>
          <w:sz w:val="24"/>
          <w:szCs w:val="24"/>
          <w:rtl w:val="0"/>
        </w:rPr>
        <w:t xml:space="preserve">Is planning synchronized annually?</w:t>
      </w:r>
    </w:p>
    <w:p w:rsidR="00000000" w:rsidDel="00000000" w:rsidP="00000000" w:rsidRDefault="00000000" w:rsidRPr="00000000" w14:paraId="00000409">
      <w:pPr>
        <w:spacing w:after="160" w:line="301.09090909090907" w:lineRule="auto"/>
        <w:rPr>
          <w:sz w:val="24"/>
          <w:szCs w:val="24"/>
        </w:rPr>
      </w:pPr>
      <w:r w:rsidDel="00000000" w:rsidR="00000000" w:rsidRPr="00000000">
        <w:rPr>
          <w:sz w:val="24"/>
          <w:szCs w:val="24"/>
          <w:rtl w:val="0"/>
        </w:rPr>
        <w:t xml:space="preserve">Scheme-by-scheme?</w:t>
      </w:r>
    </w:p>
    <w:p w:rsidR="00000000" w:rsidDel="00000000" w:rsidP="00000000" w:rsidRDefault="00000000" w:rsidRPr="00000000" w14:paraId="0000040A">
      <w:pPr>
        <w:spacing w:after="160" w:line="301.09090909090907" w:lineRule="auto"/>
        <w:rPr>
          <w:sz w:val="24"/>
          <w:szCs w:val="24"/>
        </w:rPr>
      </w:pPr>
      <w:r w:rsidDel="00000000" w:rsidR="00000000" w:rsidRPr="00000000">
        <w:rPr>
          <w:sz w:val="24"/>
          <w:szCs w:val="24"/>
          <w:rtl w:val="0"/>
        </w:rPr>
        <w:t xml:space="preserve">Crisis-driven?</w:t>
      </w:r>
    </w:p>
    <w:p w:rsidR="00000000" w:rsidDel="00000000" w:rsidP="00000000" w:rsidRDefault="00000000" w:rsidRPr="00000000" w14:paraId="0000040B">
      <w:pPr>
        <w:spacing w:after="160" w:line="301.09090909090907" w:lineRule="auto"/>
        <w:rPr>
          <w:sz w:val="24"/>
          <w:szCs w:val="24"/>
        </w:rPr>
      </w:pPr>
      <w:r w:rsidDel="00000000" w:rsidR="00000000" w:rsidRPr="00000000">
        <w:rPr>
          <w:sz w:val="24"/>
          <w:szCs w:val="24"/>
          <w:rtl w:val="0"/>
        </w:rPr>
        <w:t xml:space="preserve">End-of-FY spending pressure?</w:t>
      </w:r>
    </w:p>
    <w:p w:rsidR="00000000" w:rsidDel="00000000" w:rsidP="00000000" w:rsidRDefault="00000000" w:rsidRPr="00000000" w14:paraId="0000040C">
      <w:pPr>
        <w:spacing w:after="160" w:line="301.09090909090907" w:lineRule="auto"/>
        <w:rPr>
          <w:sz w:val="24"/>
          <w:szCs w:val="24"/>
        </w:rPr>
      </w:pPr>
      <w:r w:rsidDel="00000000" w:rsidR="00000000" w:rsidRPr="00000000">
        <w:rPr>
          <w:sz w:val="24"/>
          <w:szCs w:val="24"/>
          <w:rtl w:val="0"/>
        </w:rPr>
        <w:t xml:space="preserve">Can projects be modified mid-cycle?</w:t>
      </w:r>
    </w:p>
    <w:p w:rsidR="00000000" w:rsidDel="00000000" w:rsidP="00000000" w:rsidRDefault="00000000" w:rsidRPr="00000000" w14:paraId="0000040D">
      <w:pPr>
        <w:spacing w:after="160" w:line="301.09090909090907" w:lineRule="auto"/>
        <w:rPr>
          <w:b w:val="1"/>
          <w:bCs w:val="1"/>
          <w:sz w:val="24"/>
          <w:szCs w:val="24"/>
        </w:rPr>
      </w:pPr>
      <w:r w:rsidDel="00000000" w:rsidR="00000000" w:rsidRPr="00000000">
        <w:rPr>
          <w:b w:val="1"/>
          <w:bCs w:val="1"/>
          <w:sz w:val="24"/>
          <w:szCs w:val="24"/>
          <w:rtl w:val="0"/>
        </w:rPr>
        <w:t xml:space="preserve">Q4. How much discretion do you feel you have in shaping project selection? (Ask separately for each scheme they significantly supervise.)</w:t>
      </w:r>
    </w:p>
    <w:p w:rsidR="00000000" w:rsidDel="00000000" w:rsidP="00000000" w:rsidRDefault="00000000" w:rsidRPr="00000000" w14:paraId="0000040E">
      <w:pPr>
        <w:spacing w:after="160" w:line="301.09090909090907" w:lineRule="auto"/>
        <w:rPr>
          <w:sz w:val="24"/>
          <w:szCs w:val="24"/>
        </w:rPr>
      </w:pPr>
      <w:r w:rsidDel="00000000" w:rsidR="00000000" w:rsidRPr="00000000">
        <w:rPr>
          <w:sz w:val="24"/>
          <w:szCs w:val="24"/>
          <w:rtl w:val="0"/>
        </w:rPr>
        <w:t xml:space="preserve">Rate 1-5</w:t>
        <w:br w:type="textWrapping"/>
        <w:t xml:space="preserve">1 = Very constrained</w:t>
        <w:br w:type="textWrapping"/>
        <w:t xml:space="preserve">5 = Significant discretion</w:t>
      </w:r>
    </w:p>
    <w:p w:rsidR="00000000" w:rsidDel="00000000" w:rsidP="00000000" w:rsidRDefault="00000000" w:rsidRPr="00000000" w14:paraId="0000040F">
      <w:pPr>
        <w:spacing w:after="160" w:line="301.09090909090907" w:lineRule="auto"/>
        <w:rPr>
          <w:sz w:val="24"/>
          <w:szCs w:val="24"/>
        </w:rPr>
      </w:pPr>
      <w:r w:rsidDel="00000000" w:rsidR="00000000" w:rsidRPr="00000000">
        <w:rPr>
          <w:sz w:val="24"/>
          <w:szCs w:val="24"/>
          <w:rtl w:val="0"/>
        </w:rPr>
        <w:t xml:space="preserve">Score: ___</w:t>
      </w:r>
    </w:p>
    <w:p w:rsidR="00000000" w:rsidDel="00000000" w:rsidP="00000000" w:rsidRDefault="00000000" w:rsidRPr="00000000" w14:paraId="00000410">
      <w:pPr>
        <w:spacing w:after="160" w:line="301.09090909090907" w:lineRule="auto"/>
        <w:rPr>
          <w:b w:val="1"/>
          <w:bCs w:val="1"/>
          <w:sz w:val="24"/>
          <w:szCs w:val="24"/>
          <w:u w:val="single"/>
        </w:rPr>
      </w:pPr>
      <w:r w:rsidDel="00000000" w:rsidR="00000000" w:rsidRPr="00000000">
        <w:rPr>
          <w:b w:val="1"/>
          <w:bCs w:val="1"/>
          <w:sz w:val="24"/>
          <w:szCs w:val="24"/>
          <w:u w:val="single"/>
          <w:rtl w:val="0"/>
        </w:rPr>
        <w:t xml:space="preserve">SECTION 2: PRIORITIZATION UNDER NREGA / VBGRAM-G (Core Section)</w:t>
      </w:r>
    </w:p>
    <w:p w:rsidR="00000000" w:rsidDel="00000000" w:rsidP="00000000" w:rsidRDefault="00000000" w:rsidRPr="00000000" w14:paraId="00000411">
      <w:pPr>
        <w:spacing w:after="160" w:line="301.09090909090907" w:lineRule="auto"/>
        <w:rPr>
          <w:sz w:val="24"/>
          <w:szCs w:val="24"/>
        </w:rPr>
      </w:pPr>
      <w:r w:rsidDel="00000000" w:rsidR="00000000" w:rsidRPr="00000000">
        <w:rPr>
          <w:sz w:val="24"/>
          <w:szCs w:val="24"/>
          <w:rtl w:val="0"/>
        </w:rPr>
        <w:t xml:space="preserve">Q5. When selecting NREGA / VBGRAM-G works (eg: watershed, irrigation, roads, drought mitigation), how important are the following considerations?</w:t>
      </w:r>
    </w:p>
    <w:p w:rsidR="00000000" w:rsidDel="00000000" w:rsidP="00000000" w:rsidRDefault="00000000" w:rsidRPr="00000000" w14:paraId="00000412">
      <w:pPr>
        <w:spacing w:after="160" w:line="301.09090909090907" w:lineRule="auto"/>
        <w:rPr>
          <w:sz w:val="24"/>
          <w:szCs w:val="24"/>
        </w:rPr>
      </w:pPr>
      <w:r w:rsidDel="00000000" w:rsidR="00000000" w:rsidRPr="00000000">
        <w:rPr>
          <w:sz w:val="24"/>
          <w:szCs w:val="24"/>
          <w:rtl w:val="0"/>
        </w:rPr>
        <w:t xml:space="preserve">Rate each 1-5</w:t>
        <w:br w:type="textWrapping"/>
        <w:t xml:space="preserve">1 = Not important</w:t>
        <w:br w:type="textWrapping"/>
        <w:t xml:space="preserve">5 = Extremely important</w:t>
      </w:r>
    </w:p>
    <w:p w:rsidR="00000000" w:rsidDel="00000000" w:rsidP="00000000" w:rsidRDefault="00000000" w:rsidRPr="00000000" w14:paraId="00000413">
      <w:pPr>
        <w:spacing w:after="160" w:line="301.09090909090907" w:lineRule="auto"/>
        <w:rPr>
          <w:sz w:val="24"/>
          <w:szCs w:val="24"/>
        </w:rPr>
      </w:pPr>
      <w:r w:rsidDel="00000000" w:rsidR="00000000" w:rsidRPr="00000000">
        <w:rPr>
          <w:sz w:val="24"/>
          <w:szCs w:val="24"/>
          <w:rtl w:val="0"/>
        </w:rPr>
        <w:t xml:space="preserve">Employment generation: ___</w:t>
      </w:r>
    </w:p>
    <w:p w:rsidR="00000000" w:rsidDel="00000000" w:rsidP="00000000" w:rsidRDefault="00000000" w:rsidRPr="00000000" w14:paraId="00000414">
      <w:pPr>
        <w:spacing w:after="160" w:line="301.09090909090907" w:lineRule="auto"/>
        <w:rPr>
          <w:sz w:val="24"/>
          <w:szCs w:val="24"/>
        </w:rPr>
      </w:pPr>
      <w:r w:rsidDel="00000000" w:rsidR="00000000" w:rsidRPr="00000000">
        <w:rPr>
          <w:sz w:val="24"/>
          <w:szCs w:val="24"/>
          <w:rtl w:val="0"/>
        </w:rPr>
        <w:t xml:space="preserve">Agricultural productivity: ___</w:t>
      </w:r>
    </w:p>
    <w:p w:rsidR="00000000" w:rsidDel="00000000" w:rsidP="00000000" w:rsidRDefault="00000000" w:rsidRPr="00000000" w14:paraId="00000415">
      <w:pPr>
        <w:spacing w:after="160" w:line="301.09090909090907" w:lineRule="auto"/>
        <w:rPr>
          <w:sz w:val="24"/>
          <w:szCs w:val="24"/>
        </w:rPr>
      </w:pPr>
      <w:r w:rsidDel="00000000" w:rsidR="00000000" w:rsidRPr="00000000">
        <w:rPr>
          <w:sz w:val="24"/>
          <w:szCs w:val="24"/>
          <w:rtl w:val="0"/>
        </w:rPr>
        <w:t xml:space="preserve">Protection of vulnerable populations: ___</w:t>
      </w:r>
    </w:p>
    <w:p w:rsidR="00000000" w:rsidDel="00000000" w:rsidP="00000000" w:rsidRDefault="00000000" w:rsidRPr="00000000" w14:paraId="00000416">
      <w:pPr>
        <w:spacing w:after="160" w:line="301.09090909090907" w:lineRule="auto"/>
        <w:rPr>
          <w:sz w:val="24"/>
          <w:szCs w:val="24"/>
        </w:rPr>
      </w:pPr>
      <w:r w:rsidDel="00000000" w:rsidR="00000000" w:rsidRPr="00000000">
        <w:rPr>
          <w:sz w:val="24"/>
          <w:szCs w:val="24"/>
          <w:rtl w:val="0"/>
        </w:rPr>
        <w:t xml:space="preserve">Rural connectivity: ___</w:t>
      </w:r>
    </w:p>
    <w:p w:rsidR="00000000" w:rsidDel="00000000" w:rsidP="00000000" w:rsidRDefault="00000000" w:rsidRPr="00000000" w14:paraId="00000417">
      <w:pPr>
        <w:spacing w:after="160" w:line="301.09090909090907" w:lineRule="auto"/>
        <w:rPr>
          <w:sz w:val="24"/>
          <w:szCs w:val="24"/>
        </w:rPr>
      </w:pPr>
      <w:r w:rsidDel="00000000" w:rsidR="00000000" w:rsidRPr="00000000">
        <w:rPr>
          <w:sz w:val="24"/>
          <w:szCs w:val="24"/>
          <w:rtl w:val="0"/>
        </w:rPr>
        <w:t xml:space="preserve">Speed of implementation: ___</w:t>
      </w:r>
    </w:p>
    <w:p w:rsidR="00000000" w:rsidDel="00000000" w:rsidP="00000000" w:rsidRDefault="00000000" w:rsidRPr="00000000" w14:paraId="00000418">
      <w:pPr>
        <w:spacing w:after="160" w:line="301.09090909090907" w:lineRule="auto"/>
        <w:rPr>
          <w:sz w:val="24"/>
          <w:szCs w:val="24"/>
        </w:rPr>
      </w:pPr>
      <w:r w:rsidDel="00000000" w:rsidR="00000000" w:rsidRPr="00000000">
        <w:rPr>
          <w:sz w:val="24"/>
          <w:szCs w:val="24"/>
          <w:rtl w:val="0"/>
        </w:rPr>
        <w:t xml:space="preserve">Political feasibility: ___</w:t>
      </w:r>
    </w:p>
    <w:p w:rsidR="00000000" w:rsidDel="00000000" w:rsidP="00000000" w:rsidRDefault="00000000" w:rsidRPr="00000000" w14:paraId="00000419">
      <w:pPr>
        <w:spacing w:after="160" w:line="301.09090909090907" w:lineRule="auto"/>
        <w:rPr>
          <w:sz w:val="24"/>
          <w:szCs w:val="24"/>
        </w:rPr>
      </w:pPr>
      <w:r w:rsidDel="00000000" w:rsidR="00000000" w:rsidRPr="00000000">
        <w:rPr>
          <w:sz w:val="24"/>
          <w:szCs w:val="24"/>
          <w:rtl w:val="0"/>
        </w:rPr>
        <w:t xml:space="preserve">Budget utilization targets: ___</w:t>
      </w:r>
    </w:p>
    <w:p w:rsidR="00000000" w:rsidDel="00000000" w:rsidP="00000000" w:rsidRDefault="00000000" w:rsidRPr="00000000" w14:paraId="0000041A">
      <w:pPr>
        <w:spacing w:after="160" w:line="301.09090909090907" w:lineRule="auto"/>
        <w:rPr>
          <w:sz w:val="24"/>
          <w:szCs w:val="24"/>
        </w:rPr>
      </w:pPr>
      <w:r w:rsidDel="00000000" w:rsidR="00000000" w:rsidRPr="00000000">
        <w:rPr>
          <w:sz w:val="24"/>
          <w:szCs w:val="24"/>
          <w:rtl w:val="0"/>
        </w:rPr>
        <w:t xml:space="preserve">Resilience to weather or climate shocks: ___</w:t>
      </w:r>
    </w:p>
    <w:p w:rsidR="00000000" w:rsidDel="00000000" w:rsidP="00000000" w:rsidRDefault="00000000" w:rsidRPr="00000000" w14:paraId="0000041B">
      <w:pPr>
        <w:spacing w:after="160" w:line="301.09090909090907" w:lineRule="auto"/>
        <w:rPr>
          <w:sz w:val="24"/>
          <w:szCs w:val="24"/>
          <w:u w:val="single"/>
        </w:rPr>
      </w:pPr>
      <w:r w:rsidDel="00000000" w:rsidR="00000000" w:rsidRPr="00000000">
        <w:rPr>
          <w:sz w:val="24"/>
          <w:szCs w:val="24"/>
          <w:u w:val="single"/>
          <w:rtl w:val="0"/>
        </w:rPr>
        <w:t xml:space="preserve">Open ended notes on their prioritization logic:</w:t>
      </w:r>
    </w:p>
    <w:p w:rsidR="00000000" w:rsidDel="00000000" w:rsidP="00000000" w:rsidRDefault="00000000" w:rsidRPr="00000000" w14:paraId="0000041C">
      <w:pPr>
        <w:spacing w:after="160" w:line="301.09090909090907" w:lineRule="auto"/>
        <w:rPr>
          <w:b w:val="1"/>
          <w:bCs w:val="1"/>
          <w:sz w:val="24"/>
          <w:szCs w:val="24"/>
        </w:rPr>
      </w:pPr>
      <w:r w:rsidDel="00000000" w:rsidR="00000000" w:rsidRPr="00000000">
        <w:rPr>
          <w:b w:val="1"/>
          <w:bCs w:val="1"/>
          <w:sz w:val="24"/>
          <w:szCs w:val="24"/>
          <w:rtl w:val="0"/>
        </w:rPr>
        <w:t xml:space="preserve">Q6. When selecting these projects, over what time period do you consider their benefits and costs?</w:t>
      </w:r>
    </w:p>
    <w:p w:rsidR="00000000" w:rsidDel="00000000" w:rsidP="00000000" w:rsidRDefault="00000000" w:rsidRPr="00000000" w14:paraId="0000041D">
      <w:pPr>
        <w:spacing w:after="160" w:line="301.09090909090907" w:lineRule="auto"/>
        <w:rPr>
          <w:sz w:val="24"/>
          <w:szCs w:val="24"/>
        </w:rPr>
      </w:pPr>
      <w:r w:rsidDel="00000000" w:rsidR="00000000" w:rsidRPr="00000000">
        <w:rPr>
          <w:sz w:val="24"/>
          <w:szCs w:val="24"/>
          <w:rtl w:val="0"/>
        </w:rPr>
        <w:t xml:space="preserve">(Open-ended first.)</w:t>
      </w:r>
    </w:p>
    <w:p w:rsidR="00000000" w:rsidDel="00000000" w:rsidP="00000000" w:rsidRDefault="00000000" w:rsidRPr="00000000" w14:paraId="0000041E">
      <w:pPr>
        <w:spacing w:after="160" w:line="301.09090909090907" w:lineRule="auto"/>
        <w:rPr>
          <w:sz w:val="24"/>
          <w:szCs w:val="24"/>
        </w:rPr>
      </w:pPr>
      <w:r w:rsidDel="00000000" w:rsidR="00000000" w:rsidRPr="00000000">
        <w:rPr>
          <w:sz w:val="24"/>
          <w:szCs w:val="24"/>
          <w:rtl w:val="0"/>
        </w:rPr>
        <w:t xml:space="preserve">Probe as needed using these</w:t>
      </w:r>
      <w:r w:rsidDel="00000000" w:rsidR="00000000" w:rsidRPr="00000000">
        <w:rPr>
          <w:sz w:val="24"/>
          <w:szCs w:val="24"/>
          <w:rtl w:val="0"/>
        </w:rPr>
        <w:t xml:space="preserve">:</w:t>
      </w:r>
    </w:p>
    <w:p w:rsidR="00000000" w:rsidDel="00000000" w:rsidP="00000000" w:rsidRDefault="00000000" w:rsidRPr="00000000" w14:paraId="0000041F">
      <w:pPr>
        <w:numPr>
          <w:ilvl w:val="0"/>
          <w:numId w:val="42"/>
        </w:numPr>
        <w:spacing w:after="0" w:afterAutospacing="0" w:line="301.09090909090907" w:lineRule="auto"/>
        <w:ind w:left="720" w:hanging="360"/>
        <w:rPr>
          <w:sz w:val="24"/>
          <w:szCs w:val="24"/>
        </w:rPr>
      </w:pPr>
      <w:r w:rsidDel="00000000" w:rsidR="00000000" w:rsidRPr="00000000">
        <w:rPr>
          <w:sz w:val="24"/>
          <w:szCs w:val="24"/>
          <w:rtl w:val="0"/>
        </w:rPr>
        <w:t xml:space="preserve">Primarily within 1 year</w:t>
      </w:r>
    </w:p>
    <w:p w:rsidR="00000000" w:rsidDel="00000000" w:rsidP="00000000" w:rsidRDefault="00000000" w:rsidRPr="00000000" w14:paraId="00000420">
      <w:pPr>
        <w:numPr>
          <w:ilvl w:val="0"/>
          <w:numId w:val="42"/>
        </w:numPr>
        <w:spacing w:after="0" w:afterAutospacing="0" w:line="301.09090909090907" w:lineRule="auto"/>
        <w:ind w:left="720" w:hanging="360"/>
        <w:rPr>
          <w:sz w:val="24"/>
          <w:szCs w:val="24"/>
        </w:rPr>
      </w:pPr>
      <w:r w:rsidDel="00000000" w:rsidR="00000000" w:rsidRPr="00000000">
        <w:rPr>
          <w:sz w:val="24"/>
          <w:szCs w:val="24"/>
          <w:rtl w:val="0"/>
        </w:rPr>
        <w:t xml:space="preserve">1-3 years</w:t>
      </w:r>
    </w:p>
    <w:p w:rsidR="00000000" w:rsidDel="00000000" w:rsidP="00000000" w:rsidRDefault="00000000" w:rsidRPr="00000000" w14:paraId="00000421">
      <w:pPr>
        <w:numPr>
          <w:ilvl w:val="0"/>
          <w:numId w:val="42"/>
        </w:numPr>
        <w:spacing w:after="160" w:line="301.09090909090907" w:lineRule="auto"/>
        <w:ind w:left="720" w:hanging="360"/>
        <w:rPr>
          <w:sz w:val="24"/>
          <w:szCs w:val="24"/>
        </w:rPr>
      </w:pPr>
      <w:r w:rsidDel="00000000" w:rsidR="00000000" w:rsidRPr="00000000">
        <w:rPr>
          <w:sz w:val="24"/>
          <w:szCs w:val="24"/>
          <w:rtl w:val="0"/>
        </w:rPr>
        <w:t xml:space="preserve">5+ years</w:t>
      </w:r>
    </w:p>
    <w:p w:rsidR="00000000" w:rsidDel="00000000" w:rsidP="00000000" w:rsidRDefault="00000000" w:rsidRPr="00000000" w14:paraId="00000422">
      <w:pPr>
        <w:spacing w:after="160" w:line="301.09090909090907" w:lineRule="auto"/>
        <w:rPr>
          <w:sz w:val="24"/>
          <w:szCs w:val="24"/>
        </w:rPr>
      </w:pPr>
      <w:r w:rsidDel="00000000" w:rsidR="00000000" w:rsidRPr="00000000">
        <w:rPr>
          <w:sz w:val="24"/>
          <w:szCs w:val="24"/>
          <w:rtl w:val="0"/>
        </w:rPr>
        <w:t xml:space="preserve">Follow up:</w:t>
      </w:r>
    </w:p>
    <w:p w:rsidR="00000000" w:rsidDel="00000000" w:rsidP="00000000" w:rsidRDefault="00000000" w:rsidRPr="00000000" w14:paraId="00000423">
      <w:pPr>
        <w:spacing w:after="160" w:line="301.09090909090907" w:lineRule="auto"/>
        <w:rPr>
          <w:sz w:val="24"/>
          <w:szCs w:val="24"/>
        </w:rPr>
      </w:pPr>
      <w:r w:rsidDel="00000000" w:rsidR="00000000" w:rsidRPr="00000000">
        <w:rPr>
          <w:sz w:val="24"/>
          <w:szCs w:val="24"/>
          <w:rtl w:val="0"/>
        </w:rPr>
        <w:t xml:space="preserve">Do </w:t>
      </w:r>
      <w:r w:rsidDel="00000000" w:rsidR="00000000" w:rsidRPr="00000000">
        <w:rPr>
          <w:sz w:val="24"/>
          <w:szCs w:val="24"/>
          <w:rtl w:val="0"/>
        </w:rPr>
        <w:t xml:space="preserve">longer-term benefits</w:t>
      </w:r>
      <w:r w:rsidDel="00000000" w:rsidR="00000000" w:rsidRPr="00000000">
        <w:rPr>
          <w:sz w:val="24"/>
          <w:szCs w:val="24"/>
          <w:rtl w:val="0"/>
        </w:rPr>
        <w:t xml:space="preserve"> influence your choices or are shorter-term results more important? How do you think about these? (open-ended)</w:t>
      </w:r>
    </w:p>
    <w:p w:rsidR="00000000" w:rsidDel="00000000" w:rsidP="00000000" w:rsidRDefault="00000000" w:rsidRPr="00000000" w14:paraId="00000424">
      <w:pPr>
        <w:spacing w:after="160" w:line="301.09090909090907" w:lineRule="auto"/>
        <w:rPr>
          <w:sz w:val="24"/>
          <w:szCs w:val="24"/>
        </w:rPr>
      </w:pPr>
      <w:r w:rsidDel="00000000" w:rsidR="00000000" w:rsidRPr="00000000">
        <w:rPr>
          <w:sz w:val="24"/>
          <w:szCs w:val="24"/>
          <w:rtl w:val="0"/>
        </w:rPr>
        <w:t xml:space="preserve">In selecting projects, would you ever think about project impacts as long as 10 or 20 years in the future? (Open-ended)</w:t>
      </w:r>
    </w:p>
    <w:p w:rsidR="00000000" w:rsidDel="00000000" w:rsidP="00000000" w:rsidRDefault="00000000" w:rsidRPr="00000000" w14:paraId="00000425">
      <w:pPr>
        <w:spacing w:after="160" w:line="301.09090909090907" w:lineRule="auto"/>
        <w:rPr>
          <w:b w:val="1"/>
          <w:bCs w:val="1"/>
          <w:sz w:val="24"/>
          <w:szCs w:val="24"/>
        </w:rPr>
      </w:pPr>
      <w:r w:rsidDel="00000000" w:rsidR="00000000" w:rsidRPr="00000000">
        <w:rPr>
          <w:b w:val="1"/>
          <w:bCs w:val="1"/>
          <w:sz w:val="24"/>
          <w:szCs w:val="24"/>
          <w:rtl w:val="0"/>
        </w:rPr>
        <w:t xml:space="preserve">Q5.1. You said that you consider resilience to weather or climate shocks at an X </w:t>
      </w:r>
      <w:r w:rsidDel="00000000" w:rsidR="00000000" w:rsidRPr="00000000">
        <w:rPr>
          <w:b w:val="1"/>
          <w:bCs w:val="1"/>
          <w:sz w:val="24"/>
          <w:szCs w:val="24"/>
          <w:u w:val="single"/>
          <w:rtl w:val="0"/>
        </w:rPr>
        <w:t xml:space="preserve">  </w:t>
      </w:r>
      <w:r w:rsidDel="00000000" w:rsidR="00000000" w:rsidRPr="00000000">
        <w:rPr>
          <w:b w:val="1"/>
          <w:bCs w:val="1"/>
          <w:sz w:val="24"/>
          <w:szCs w:val="24"/>
          <w:rtl w:val="0"/>
        </w:rPr>
        <w:t xml:space="preserve"> out of 5. What time-scale are you thinking about with respect to these shocks? </w:t>
      </w:r>
    </w:p>
    <w:p w:rsidR="00000000" w:rsidDel="00000000" w:rsidP="00000000" w:rsidRDefault="00000000" w:rsidRPr="00000000" w14:paraId="00000426">
      <w:pPr>
        <w:spacing w:after="160" w:line="301.09090909090907" w:lineRule="auto"/>
        <w:rPr>
          <w:sz w:val="24"/>
          <w:szCs w:val="24"/>
        </w:rPr>
      </w:pPr>
      <w:r w:rsidDel="00000000" w:rsidR="00000000" w:rsidRPr="00000000">
        <w:rPr>
          <w:sz w:val="24"/>
          <w:szCs w:val="24"/>
          <w:rtl w:val="0"/>
        </w:rPr>
        <w:t xml:space="preserve">(Open-ended first.) </w:t>
      </w:r>
    </w:p>
    <w:p w:rsidR="00000000" w:rsidDel="00000000" w:rsidP="00000000" w:rsidRDefault="00000000" w:rsidRPr="00000000" w14:paraId="00000427">
      <w:pPr>
        <w:spacing w:after="160" w:line="301.09090909090907" w:lineRule="auto"/>
        <w:rPr>
          <w:sz w:val="24"/>
          <w:szCs w:val="24"/>
        </w:rPr>
      </w:pPr>
      <w:r w:rsidDel="00000000" w:rsidR="00000000" w:rsidRPr="00000000">
        <w:rPr>
          <w:sz w:val="24"/>
          <w:szCs w:val="24"/>
          <w:rtl w:val="0"/>
        </w:rPr>
        <w:t xml:space="preserve">Probe if needed with questions such as:</w:t>
      </w:r>
    </w:p>
    <w:p w:rsidR="00000000" w:rsidDel="00000000" w:rsidP="00000000" w:rsidRDefault="00000000" w:rsidRPr="00000000" w14:paraId="00000428">
      <w:pPr>
        <w:spacing w:after="160" w:line="301.09090909090907" w:lineRule="auto"/>
        <w:rPr>
          <w:sz w:val="24"/>
          <w:szCs w:val="24"/>
        </w:rPr>
      </w:pPr>
      <w:r w:rsidDel="00000000" w:rsidR="00000000" w:rsidRPr="00000000">
        <w:rPr>
          <w:sz w:val="24"/>
          <w:szCs w:val="24"/>
          <w:rtl w:val="0"/>
        </w:rPr>
        <w:t xml:space="preserve">Are you thinking about risks of e.g. flooding in the next year, in the next 5 years, or in the next 10 years? </w:t>
      </w:r>
    </w:p>
    <w:p w:rsidR="00000000" w:rsidDel="00000000" w:rsidP="00000000" w:rsidRDefault="00000000" w:rsidRPr="00000000" w14:paraId="00000429">
      <w:pPr>
        <w:spacing w:after="160" w:line="301.09090909090907" w:lineRule="auto"/>
        <w:rPr>
          <w:sz w:val="24"/>
          <w:szCs w:val="24"/>
        </w:rPr>
      </w:pPr>
      <w:r w:rsidDel="00000000" w:rsidR="00000000" w:rsidRPr="00000000">
        <w:rPr>
          <w:sz w:val="24"/>
          <w:szCs w:val="24"/>
          <w:rtl w:val="0"/>
        </w:rPr>
        <w:t xml:space="preserve">To what extent are you thinking about how climate risks will get worse in the future?</w:t>
      </w:r>
    </w:p>
    <w:p w:rsidR="00000000" w:rsidDel="00000000" w:rsidP="00000000" w:rsidRDefault="00000000" w:rsidRPr="00000000" w14:paraId="0000042A">
      <w:pPr>
        <w:spacing w:after="160" w:line="301.09090909090907" w:lineRule="auto"/>
        <w:rPr>
          <w:b w:val="1"/>
          <w:bCs w:val="1"/>
          <w:sz w:val="24"/>
          <w:szCs w:val="24"/>
        </w:rPr>
      </w:pPr>
      <w:r w:rsidDel="00000000" w:rsidR="00000000" w:rsidRPr="00000000">
        <w:rPr>
          <w:b w:val="1"/>
          <w:bCs w:val="1"/>
          <w:sz w:val="24"/>
          <w:szCs w:val="24"/>
          <w:rtl w:val="0"/>
        </w:rPr>
        <w:t xml:space="preserve">Q7. Do you prioritize differently across schemes or is your decision logic similar across them?</w:t>
      </w:r>
    </w:p>
    <w:p w:rsidR="00000000" w:rsidDel="00000000" w:rsidP="00000000" w:rsidRDefault="00000000" w:rsidRPr="00000000" w14:paraId="0000042B">
      <w:pPr>
        <w:spacing w:after="160" w:line="301.09090909090907" w:lineRule="auto"/>
        <w:rPr>
          <w:sz w:val="24"/>
          <w:szCs w:val="24"/>
        </w:rPr>
      </w:pPr>
      <w:r w:rsidDel="00000000" w:rsidR="00000000" w:rsidRPr="00000000">
        <w:rPr>
          <w:sz w:val="24"/>
          <w:szCs w:val="24"/>
          <w:rtl w:val="0"/>
        </w:rPr>
        <w:t xml:space="preserve">(Open-ended)</w:t>
      </w:r>
    </w:p>
    <w:p w:rsidR="00000000" w:rsidDel="00000000" w:rsidP="00000000" w:rsidRDefault="00000000" w:rsidRPr="00000000" w14:paraId="0000042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2D">
      <w:pPr>
        <w:spacing w:after="160" w:line="301.09090909090907" w:lineRule="auto"/>
        <w:rPr>
          <w:b w:val="1"/>
          <w:bCs w:val="1"/>
          <w:sz w:val="24"/>
          <w:szCs w:val="24"/>
          <w:u w:val="single"/>
        </w:rPr>
      </w:pPr>
      <w:r w:rsidDel="00000000" w:rsidR="00000000" w:rsidRPr="00000000">
        <w:rPr>
          <w:b w:val="1"/>
          <w:bCs w:val="1"/>
          <w:sz w:val="24"/>
          <w:szCs w:val="24"/>
          <w:u w:val="single"/>
          <w:rtl w:val="0"/>
        </w:rPr>
        <w:t xml:space="preserve">SECTION 3: INFORMATION &amp; DATA (10-15 mins)</w:t>
      </w:r>
    </w:p>
    <w:p w:rsidR="00000000" w:rsidDel="00000000" w:rsidP="00000000" w:rsidRDefault="00000000" w:rsidRPr="00000000" w14:paraId="0000042E">
      <w:pPr>
        <w:spacing w:after="160" w:line="301.09090909090907" w:lineRule="auto"/>
        <w:rPr>
          <w:b w:val="1"/>
          <w:bCs w:val="1"/>
          <w:sz w:val="24"/>
          <w:szCs w:val="24"/>
        </w:rPr>
      </w:pPr>
      <w:r w:rsidDel="00000000" w:rsidR="00000000" w:rsidRPr="00000000">
        <w:rPr>
          <w:b w:val="1"/>
          <w:bCs w:val="1"/>
          <w:sz w:val="24"/>
          <w:szCs w:val="24"/>
          <w:rtl w:val="0"/>
        </w:rPr>
        <w:t xml:space="preserve">Q8. What types of information do you naturally rely on when making project decisions?</w:t>
      </w:r>
    </w:p>
    <w:p w:rsidR="00000000" w:rsidDel="00000000" w:rsidP="00000000" w:rsidRDefault="00000000" w:rsidRPr="00000000" w14:paraId="0000042F">
      <w:pPr>
        <w:spacing w:after="160" w:line="301.09090909090907" w:lineRule="auto"/>
        <w:rPr>
          <w:sz w:val="24"/>
          <w:szCs w:val="24"/>
        </w:rPr>
      </w:pPr>
      <w:r w:rsidDel="00000000" w:rsidR="00000000" w:rsidRPr="00000000">
        <w:rPr>
          <w:sz w:val="24"/>
          <w:szCs w:val="24"/>
          <w:rtl w:val="0"/>
        </w:rPr>
        <w:t xml:space="preserve">(Open-ended)</w:t>
      </w:r>
    </w:p>
    <w:p w:rsidR="00000000" w:rsidDel="00000000" w:rsidP="00000000" w:rsidRDefault="00000000" w:rsidRPr="00000000" w14:paraId="00000430">
      <w:pPr>
        <w:spacing w:after="160" w:line="301.09090909090907" w:lineRule="auto"/>
        <w:rPr>
          <w:sz w:val="24"/>
          <w:szCs w:val="24"/>
        </w:rPr>
      </w:pPr>
      <w:r w:rsidDel="00000000" w:rsidR="00000000" w:rsidRPr="00000000">
        <w:rPr>
          <w:sz w:val="24"/>
          <w:szCs w:val="24"/>
          <w:rtl w:val="0"/>
        </w:rPr>
        <w:t xml:space="preserve">Probe if needed:</w:t>
      </w:r>
    </w:p>
    <w:p w:rsidR="00000000" w:rsidDel="00000000" w:rsidP="00000000" w:rsidRDefault="00000000" w:rsidRPr="00000000" w14:paraId="00000431">
      <w:pPr>
        <w:spacing w:after="160" w:line="301.09090909090907" w:lineRule="auto"/>
        <w:rPr>
          <w:sz w:val="24"/>
          <w:szCs w:val="24"/>
        </w:rPr>
      </w:pPr>
      <w:r w:rsidDel="00000000" w:rsidR="00000000" w:rsidRPr="00000000">
        <w:rPr>
          <w:sz w:val="24"/>
          <w:szCs w:val="24"/>
          <w:rtl w:val="0"/>
        </w:rPr>
        <w:t xml:space="preserve">Maps?</w:t>
      </w:r>
    </w:p>
    <w:p w:rsidR="00000000" w:rsidDel="00000000" w:rsidP="00000000" w:rsidRDefault="00000000" w:rsidRPr="00000000" w14:paraId="00000432">
      <w:pPr>
        <w:spacing w:after="160" w:line="301.09090909090907" w:lineRule="auto"/>
        <w:rPr>
          <w:sz w:val="24"/>
          <w:szCs w:val="24"/>
        </w:rPr>
      </w:pPr>
      <w:r w:rsidDel="00000000" w:rsidR="00000000" w:rsidRPr="00000000">
        <w:rPr>
          <w:sz w:val="24"/>
          <w:szCs w:val="24"/>
          <w:rtl w:val="0"/>
        </w:rPr>
        <w:t xml:space="preserve">Beneficiary counts?</w:t>
      </w:r>
    </w:p>
    <w:p w:rsidR="00000000" w:rsidDel="00000000" w:rsidP="00000000" w:rsidRDefault="00000000" w:rsidRPr="00000000" w14:paraId="00000433">
      <w:pPr>
        <w:spacing w:after="160" w:line="301.09090909090907" w:lineRule="auto"/>
        <w:rPr>
          <w:sz w:val="24"/>
          <w:szCs w:val="24"/>
        </w:rPr>
      </w:pPr>
      <w:r w:rsidDel="00000000" w:rsidR="00000000" w:rsidRPr="00000000">
        <w:rPr>
          <w:sz w:val="24"/>
          <w:szCs w:val="24"/>
          <w:rtl w:val="0"/>
        </w:rPr>
        <w:t xml:space="preserve">Economic returns?</w:t>
      </w:r>
    </w:p>
    <w:p w:rsidR="00000000" w:rsidDel="00000000" w:rsidP="00000000" w:rsidRDefault="00000000" w:rsidRPr="00000000" w14:paraId="00000434">
      <w:pPr>
        <w:spacing w:after="160" w:line="301.09090909090907" w:lineRule="auto"/>
        <w:rPr>
          <w:sz w:val="24"/>
          <w:szCs w:val="24"/>
        </w:rPr>
      </w:pPr>
      <w:r w:rsidDel="00000000" w:rsidR="00000000" w:rsidRPr="00000000">
        <w:rPr>
          <w:sz w:val="24"/>
          <w:szCs w:val="24"/>
          <w:rtl w:val="0"/>
        </w:rPr>
        <w:t xml:space="preserve">Department feasibility?</w:t>
      </w:r>
    </w:p>
    <w:p w:rsidR="00000000" w:rsidDel="00000000" w:rsidP="00000000" w:rsidRDefault="00000000" w:rsidRPr="00000000" w14:paraId="00000435">
      <w:pPr>
        <w:spacing w:after="160" w:line="301.09090909090907" w:lineRule="auto"/>
        <w:rPr>
          <w:sz w:val="24"/>
          <w:szCs w:val="24"/>
        </w:rPr>
      </w:pPr>
      <w:r w:rsidDel="00000000" w:rsidR="00000000" w:rsidRPr="00000000">
        <w:rPr>
          <w:sz w:val="24"/>
          <w:szCs w:val="24"/>
          <w:rtl w:val="0"/>
        </w:rPr>
        <w:t xml:space="preserve">Field inspections?</w:t>
      </w:r>
    </w:p>
    <w:p w:rsidR="00000000" w:rsidDel="00000000" w:rsidP="00000000" w:rsidRDefault="00000000" w:rsidRPr="00000000" w14:paraId="00000436">
      <w:pPr>
        <w:spacing w:after="160" w:line="301.09090909090907" w:lineRule="auto"/>
        <w:rPr>
          <w:sz w:val="24"/>
          <w:szCs w:val="24"/>
        </w:rPr>
      </w:pPr>
      <w:r w:rsidDel="00000000" w:rsidR="00000000" w:rsidRPr="00000000">
        <w:rPr>
          <w:sz w:val="24"/>
          <w:szCs w:val="24"/>
          <w:rtl w:val="0"/>
        </w:rPr>
        <w:t xml:space="preserve">Forecasts?</w:t>
      </w:r>
    </w:p>
    <w:p w:rsidR="00000000" w:rsidDel="00000000" w:rsidP="00000000" w:rsidRDefault="00000000" w:rsidRPr="00000000" w14:paraId="00000437">
      <w:pPr>
        <w:spacing w:after="160" w:line="301.09090909090907" w:lineRule="auto"/>
        <w:rPr>
          <w:b w:val="1"/>
          <w:bCs w:val="1"/>
          <w:sz w:val="24"/>
          <w:szCs w:val="24"/>
        </w:rPr>
      </w:pPr>
      <w:r w:rsidDel="00000000" w:rsidR="00000000" w:rsidRPr="00000000">
        <w:rPr>
          <w:b w:val="1"/>
          <w:bCs w:val="1"/>
          <w:sz w:val="24"/>
          <w:szCs w:val="24"/>
          <w:rtl w:val="0"/>
        </w:rPr>
        <w:t xml:space="preserve">Q9. What information would most improve your ability to prioritize investments?</w:t>
      </w:r>
    </w:p>
    <w:p w:rsidR="00000000" w:rsidDel="00000000" w:rsidP="00000000" w:rsidRDefault="00000000" w:rsidRPr="00000000" w14:paraId="00000438">
      <w:pPr>
        <w:spacing w:after="160" w:line="301.09090909090907" w:lineRule="auto"/>
        <w:rPr>
          <w:sz w:val="24"/>
          <w:szCs w:val="24"/>
        </w:rPr>
      </w:pPr>
      <w:r w:rsidDel="00000000" w:rsidR="00000000" w:rsidRPr="00000000">
        <w:rPr>
          <w:sz w:val="24"/>
          <w:szCs w:val="24"/>
          <w:rtl w:val="0"/>
        </w:rPr>
        <w:t xml:space="preserve">(Open-ended)</w:t>
      </w:r>
    </w:p>
    <w:p w:rsidR="00000000" w:rsidDel="00000000" w:rsidP="00000000" w:rsidRDefault="00000000" w:rsidRPr="00000000" w14:paraId="00000439">
      <w:pPr>
        <w:spacing w:after="160" w:line="301.09090909090907" w:lineRule="auto"/>
        <w:rPr>
          <w:sz w:val="24"/>
          <w:szCs w:val="24"/>
        </w:rPr>
      </w:pPr>
      <w:r w:rsidDel="00000000" w:rsidR="00000000" w:rsidRPr="00000000">
        <w:rPr>
          <w:sz w:val="24"/>
          <w:szCs w:val="24"/>
          <w:rtl w:val="0"/>
        </w:rPr>
        <w:t xml:space="preserve">Probe if needed:</w:t>
      </w:r>
    </w:p>
    <w:p w:rsidR="00000000" w:rsidDel="00000000" w:rsidP="00000000" w:rsidRDefault="00000000" w:rsidRPr="00000000" w14:paraId="0000043A">
      <w:pPr>
        <w:spacing w:after="160" w:line="301.09090909090907" w:lineRule="auto"/>
        <w:rPr>
          <w:sz w:val="24"/>
          <w:szCs w:val="24"/>
        </w:rPr>
      </w:pPr>
      <w:r w:rsidDel="00000000" w:rsidR="00000000" w:rsidRPr="00000000">
        <w:rPr>
          <w:sz w:val="24"/>
          <w:szCs w:val="24"/>
          <w:rtl w:val="0"/>
        </w:rPr>
        <w:t xml:space="preserve">Forecasting</w:t>
      </w:r>
    </w:p>
    <w:p w:rsidR="00000000" w:rsidDel="00000000" w:rsidP="00000000" w:rsidRDefault="00000000" w:rsidRPr="00000000" w14:paraId="0000043B">
      <w:pPr>
        <w:spacing w:after="160" w:line="301.09090909090907" w:lineRule="auto"/>
        <w:rPr>
          <w:sz w:val="24"/>
          <w:szCs w:val="24"/>
        </w:rPr>
      </w:pPr>
      <w:r w:rsidDel="00000000" w:rsidR="00000000" w:rsidRPr="00000000">
        <w:rPr>
          <w:sz w:val="24"/>
          <w:szCs w:val="24"/>
          <w:rtl w:val="0"/>
        </w:rPr>
        <w:t xml:space="preserve">Vulnerability mapping</w:t>
      </w:r>
    </w:p>
    <w:p w:rsidR="00000000" w:rsidDel="00000000" w:rsidP="00000000" w:rsidRDefault="00000000" w:rsidRPr="00000000" w14:paraId="0000043C">
      <w:pPr>
        <w:spacing w:after="160" w:line="301.09090909090907" w:lineRule="auto"/>
        <w:rPr>
          <w:sz w:val="24"/>
          <w:szCs w:val="24"/>
        </w:rPr>
      </w:pPr>
      <w:r w:rsidDel="00000000" w:rsidR="00000000" w:rsidRPr="00000000">
        <w:rPr>
          <w:sz w:val="24"/>
          <w:szCs w:val="24"/>
          <w:rtl w:val="0"/>
        </w:rPr>
        <w:t xml:space="preserve">Economic loss estimates</w:t>
      </w:r>
    </w:p>
    <w:p w:rsidR="00000000" w:rsidDel="00000000" w:rsidP="00000000" w:rsidRDefault="00000000" w:rsidRPr="00000000" w14:paraId="0000043D">
      <w:pPr>
        <w:spacing w:after="160" w:line="301.09090909090907" w:lineRule="auto"/>
        <w:rPr>
          <w:sz w:val="24"/>
          <w:szCs w:val="24"/>
        </w:rPr>
      </w:pPr>
      <w:r w:rsidDel="00000000" w:rsidR="00000000" w:rsidRPr="00000000">
        <w:rPr>
          <w:sz w:val="24"/>
          <w:szCs w:val="24"/>
          <w:rtl w:val="0"/>
        </w:rPr>
        <w:t xml:space="preserve">Monitoring data</w:t>
      </w:r>
    </w:p>
    <w:p w:rsidR="00000000" w:rsidDel="00000000" w:rsidP="00000000" w:rsidRDefault="00000000" w:rsidRPr="00000000" w14:paraId="0000043E">
      <w:pPr>
        <w:spacing w:after="160" w:line="301.09090909090907" w:lineRule="auto"/>
        <w:rPr>
          <w:sz w:val="24"/>
          <w:szCs w:val="24"/>
        </w:rPr>
      </w:pPr>
      <w:r w:rsidDel="00000000" w:rsidR="00000000" w:rsidRPr="00000000">
        <w:rPr>
          <w:sz w:val="24"/>
          <w:szCs w:val="24"/>
          <w:rtl w:val="0"/>
        </w:rPr>
        <w:t xml:space="preserve">Scheme feasibility clarity</w:t>
      </w:r>
    </w:p>
    <w:p w:rsidR="00000000" w:rsidDel="00000000" w:rsidP="00000000" w:rsidRDefault="00000000" w:rsidRPr="00000000" w14:paraId="0000043F">
      <w:pPr>
        <w:spacing w:after="160" w:line="301.09090909090907" w:lineRule="auto"/>
        <w:rPr>
          <w:sz w:val="24"/>
          <w:szCs w:val="24"/>
        </w:rPr>
      </w:pPr>
      <w:r w:rsidDel="00000000" w:rsidR="00000000" w:rsidRPr="00000000">
        <w:rPr>
          <w:sz w:val="24"/>
          <w:szCs w:val="24"/>
          <w:rtl w:val="0"/>
        </w:rPr>
        <w:t xml:space="preserve">Then rate:</w:t>
      </w:r>
    </w:p>
    <w:p w:rsidR="00000000" w:rsidDel="00000000" w:rsidP="00000000" w:rsidRDefault="00000000" w:rsidRPr="00000000" w14:paraId="00000440">
      <w:pPr>
        <w:spacing w:after="160" w:line="301.09090909090907" w:lineRule="auto"/>
        <w:rPr>
          <w:b w:val="1"/>
          <w:bCs w:val="1"/>
          <w:sz w:val="24"/>
          <w:szCs w:val="24"/>
        </w:rPr>
      </w:pPr>
      <w:r w:rsidDel="00000000" w:rsidR="00000000" w:rsidRPr="00000000">
        <w:rPr>
          <w:b w:val="1"/>
          <w:bCs w:val="1"/>
          <w:sz w:val="24"/>
          <w:szCs w:val="24"/>
          <w:rtl w:val="0"/>
        </w:rPr>
        <w:t xml:space="preserve">On a scale of 1-5, how much do you think this information would improve your ability to prioritize investments?</w:t>
      </w:r>
    </w:p>
    <w:p w:rsidR="00000000" w:rsidDel="00000000" w:rsidP="00000000" w:rsidRDefault="00000000" w:rsidRPr="00000000" w14:paraId="00000441">
      <w:pPr>
        <w:spacing w:after="160" w:line="301.09090909090907" w:lineRule="auto"/>
        <w:rPr>
          <w:sz w:val="24"/>
          <w:szCs w:val="24"/>
        </w:rPr>
      </w:pPr>
      <w:r w:rsidDel="00000000" w:rsidR="00000000" w:rsidRPr="00000000">
        <w:rPr>
          <w:sz w:val="24"/>
          <w:szCs w:val="24"/>
          <w:rtl w:val="0"/>
        </w:rPr>
        <w:t xml:space="preserve">1 = Only a small amount </w:t>
      </w:r>
    </w:p>
    <w:p w:rsidR="00000000" w:rsidDel="00000000" w:rsidP="00000000" w:rsidRDefault="00000000" w:rsidRPr="00000000" w14:paraId="00000442">
      <w:pPr>
        <w:spacing w:after="160" w:line="301.09090909090907" w:lineRule="auto"/>
        <w:rPr>
          <w:sz w:val="24"/>
          <w:szCs w:val="24"/>
        </w:rPr>
      </w:pPr>
      <w:r w:rsidDel="00000000" w:rsidR="00000000" w:rsidRPr="00000000">
        <w:rPr>
          <w:sz w:val="24"/>
          <w:szCs w:val="24"/>
          <w:rtl w:val="0"/>
        </w:rPr>
        <w:t xml:space="preserve">5 = A very large amount</w:t>
      </w:r>
    </w:p>
    <w:p w:rsidR="00000000" w:rsidDel="00000000" w:rsidP="00000000" w:rsidRDefault="00000000" w:rsidRPr="00000000" w14:paraId="00000443">
      <w:pPr>
        <w:spacing w:after="160" w:line="301.09090909090907" w:lineRule="auto"/>
        <w:rPr>
          <w:sz w:val="24"/>
          <w:szCs w:val="24"/>
        </w:rPr>
      </w:pPr>
      <w:r w:rsidDel="00000000" w:rsidR="00000000" w:rsidRPr="00000000">
        <w:rPr>
          <w:sz w:val="24"/>
          <w:szCs w:val="24"/>
          <w:rtl w:val="0"/>
        </w:rPr>
        <w:t xml:space="preserve">Score: ___</w:t>
      </w:r>
    </w:p>
    <w:p w:rsidR="00000000" w:rsidDel="00000000" w:rsidP="00000000" w:rsidRDefault="00000000" w:rsidRPr="00000000" w14:paraId="00000444">
      <w:pPr>
        <w:spacing w:after="160" w:line="301.09090909090907" w:lineRule="auto"/>
        <w:rPr>
          <w:sz w:val="24"/>
          <w:szCs w:val="24"/>
        </w:rPr>
      </w:pPr>
      <w:r w:rsidDel="00000000" w:rsidR="00000000" w:rsidRPr="00000000">
        <w:rPr>
          <w:sz w:val="24"/>
          <w:szCs w:val="24"/>
          <w:rtl w:val="0"/>
        </w:rPr>
        <w:t xml:space="preserve">List source _________, then list score ______.</w:t>
      </w:r>
    </w:p>
    <w:p w:rsidR="00000000" w:rsidDel="00000000" w:rsidP="00000000" w:rsidRDefault="00000000" w:rsidRPr="00000000" w14:paraId="00000445">
      <w:pPr>
        <w:spacing w:after="160" w:line="301.09090909090907" w:lineRule="auto"/>
        <w:rPr>
          <w:b w:val="1"/>
          <w:bCs w:val="1"/>
          <w:sz w:val="24"/>
          <w:szCs w:val="24"/>
        </w:rPr>
      </w:pPr>
      <w:r w:rsidDel="00000000" w:rsidR="00000000" w:rsidRPr="00000000">
        <w:rPr>
          <w:b w:val="1"/>
          <w:bCs w:val="1"/>
          <w:sz w:val="24"/>
          <w:szCs w:val="24"/>
          <w:rtl w:val="0"/>
        </w:rPr>
        <w:t xml:space="preserve">Q10. How do you currently learn about climate-related threats (eg: drought, floods, heat)?</w:t>
      </w:r>
      <w:r w:rsidDel="00000000" w:rsidR="00000000" w:rsidRPr="00000000">
        <w:rPr>
          <w:rtl w:val="0"/>
        </w:rPr>
      </w:r>
    </w:p>
    <w:p w:rsidR="00000000" w:rsidDel="00000000" w:rsidP="00000000" w:rsidRDefault="00000000" w:rsidRPr="00000000" w14:paraId="00000446">
      <w:pPr>
        <w:spacing w:after="160" w:line="301.09090909090907" w:lineRule="auto"/>
        <w:rPr>
          <w:sz w:val="24"/>
          <w:szCs w:val="24"/>
        </w:rPr>
      </w:pPr>
      <w:r w:rsidDel="00000000" w:rsidR="00000000" w:rsidRPr="00000000">
        <w:rPr>
          <w:sz w:val="24"/>
          <w:szCs w:val="24"/>
          <w:rtl w:val="0"/>
        </w:rPr>
        <w:t xml:space="preserve">(Open-ended)</w:t>
      </w:r>
    </w:p>
    <w:p w:rsidR="00000000" w:rsidDel="00000000" w:rsidP="00000000" w:rsidRDefault="00000000" w:rsidRPr="00000000" w14:paraId="00000447">
      <w:pPr>
        <w:spacing w:after="160" w:line="301.09090909090907" w:lineRule="auto"/>
        <w:rPr>
          <w:sz w:val="24"/>
          <w:szCs w:val="24"/>
        </w:rPr>
      </w:pPr>
      <w:r w:rsidDel="00000000" w:rsidR="00000000" w:rsidRPr="00000000">
        <w:rPr>
          <w:sz w:val="24"/>
          <w:szCs w:val="24"/>
          <w:rtl w:val="0"/>
        </w:rPr>
        <w:t xml:space="preserve">List here all the sources that they list. These could be the below, use the options to prompt them if they need prompts.</w:t>
      </w:r>
    </w:p>
    <w:p w:rsidR="00000000" w:rsidDel="00000000" w:rsidP="00000000" w:rsidRDefault="00000000" w:rsidRPr="00000000" w14:paraId="00000448">
      <w:pPr>
        <w:spacing w:after="160" w:line="301.09090909090907" w:lineRule="auto"/>
        <w:rPr>
          <w:sz w:val="24"/>
          <w:szCs w:val="24"/>
        </w:rPr>
      </w:pPr>
      <w:r w:rsidDel="00000000" w:rsidR="00000000" w:rsidRPr="00000000">
        <w:rPr>
          <w:sz w:val="24"/>
          <w:szCs w:val="24"/>
          <w:rtl w:val="0"/>
        </w:rPr>
        <w:t xml:space="preserve">-  IMD forecasts</w:t>
        <w:br w:type="textWrapping"/>
        <w:t xml:space="preserve">-  State advisories</w:t>
        <w:br w:type="textWrapping"/>
        <w:t xml:space="preserve">-  Field reports</w:t>
        <w:br w:type="textWrapping"/>
        <w:t xml:space="preserve">-  Line department data</w:t>
        <w:br w:type="textWrapping"/>
        <w:t xml:space="preserve">-  Satellite/remote sensing</w:t>
        <w:br w:type="textWrapping"/>
        <w:t xml:space="preserve">-  Other: ___________________</w:t>
      </w:r>
    </w:p>
    <w:p w:rsidR="00000000" w:rsidDel="00000000" w:rsidP="00000000" w:rsidRDefault="00000000" w:rsidRPr="00000000" w14:paraId="00000449">
      <w:pPr>
        <w:spacing w:after="160" w:line="301.09090909090907" w:lineRule="auto"/>
        <w:rPr>
          <w:sz w:val="24"/>
          <w:szCs w:val="24"/>
        </w:rPr>
      </w:pPr>
      <w:r w:rsidDel="00000000" w:rsidR="00000000" w:rsidRPr="00000000">
        <w:rPr>
          <w:sz w:val="24"/>
          <w:szCs w:val="24"/>
          <w:rtl w:val="0"/>
        </w:rPr>
        <w:t xml:space="preserve">Then rate:</w:t>
      </w:r>
    </w:p>
    <w:p w:rsidR="00000000" w:rsidDel="00000000" w:rsidP="00000000" w:rsidRDefault="00000000" w:rsidRPr="00000000" w14:paraId="0000044A">
      <w:pPr>
        <w:spacing w:after="160" w:line="301.09090909090907" w:lineRule="auto"/>
        <w:rPr>
          <w:b w:val="1"/>
          <w:bCs w:val="1"/>
          <w:sz w:val="24"/>
          <w:szCs w:val="24"/>
        </w:rPr>
      </w:pPr>
      <w:r w:rsidDel="00000000" w:rsidR="00000000" w:rsidRPr="00000000">
        <w:rPr>
          <w:b w:val="1"/>
          <w:bCs w:val="1"/>
          <w:sz w:val="24"/>
          <w:szCs w:val="24"/>
          <w:rtl w:val="0"/>
        </w:rPr>
        <w:t xml:space="preserve">On a scale of 1-5, how much do you trust the information you receive from each specific source?</w:t>
      </w:r>
    </w:p>
    <w:p w:rsidR="00000000" w:rsidDel="00000000" w:rsidP="00000000" w:rsidRDefault="00000000" w:rsidRPr="00000000" w14:paraId="0000044B">
      <w:pPr>
        <w:spacing w:after="160" w:line="301.09090909090907" w:lineRule="auto"/>
        <w:rPr>
          <w:sz w:val="24"/>
          <w:szCs w:val="24"/>
        </w:rPr>
      </w:pPr>
      <w:r w:rsidDel="00000000" w:rsidR="00000000" w:rsidRPr="00000000">
        <w:rPr>
          <w:sz w:val="24"/>
          <w:szCs w:val="24"/>
          <w:rtl w:val="0"/>
        </w:rPr>
        <w:t xml:space="preserve">1 = Very low trust</w:t>
        <w:br w:type="textWrapping"/>
        <w:t xml:space="preserve">5 = Very high trust</w:t>
      </w:r>
    </w:p>
    <w:p w:rsidR="00000000" w:rsidDel="00000000" w:rsidP="00000000" w:rsidRDefault="00000000" w:rsidRPr="00000000" w14:paraId="0000044C">
      <w:pPr>
        <w:spacing w:after="160" w:line="301.09090909090907" w:lineRule="auto"/>
        <w:rPr>
          <w:sz w:val="24"/>
          <w:szCs w:val="24"/>
        </w:rPr>
      </w:pPr>
      <w:r w:rsidDel="00000000" w:rsidR="00000000" w:rsidRPr="00000000">
        <w:rPr>
          <w:sz w:val="24"/>
          <w:szCs w:val="24"/>
          <w:rtl w:val="0"/>
        </w:rPr>
        <w:t xml:space="preserve">Score: ___</w:t>
      </w:r>
    </w:p>
    <w:p w:rsidR="00000000" w:rsidDel="00000000" w:rsidP="00000000" w:rsidRDefault="00000000" w:rsidRPr="00000000" w14:paraId="0000044D">
      <w:pPr>
        <w:spacing w:after="160" w:line="301.09090909090907" w:lineRule="auto"/>
        <w:rPr>
          <w:sz w:val="24"/>
          <w:szCs w:val="24"/>
        </w:rPr>
      </w:pPr>
      <w:r w:rsidDel="00000000" w:rsidR="00000000" w:rsidRPr="00000000">
        <w:rPr>
          <w:sz w:val="24"/>
          <w:szCs w:val="24"/>
          <w:rtl w:val="0"/>
        </w:rPr>
        <w:t xml:space="preserve">List source _________, then list trust score ______.</w:t>
      </w:r>
    </w:p>
    <w:p w:rsidR="00000000" w:rsidDel="00000000" w:rsidP="00000000" w:rsidRDefault="00000000" w:rsidRPr="00000000" w14:paraId="0000044E">
      <w:pPr>
        <w:spacing w:after="160" w:line="301.09090909090907" w:lineRule="auto"/>
        <w:rPr>
          <w:sz w:val="24"/>
          <w:szCs w:val="24"/>
        </w:rPr>
      </w:pPr>
      <w:r w:rsidDel="00000000" w:rsidR="00000000" w:rsidRPr="00000000">
        <w:rPr>
          <w:b w:val="1"/>
          <w:bCs w:val="1"/>
          <w:sz w:val="24"/>
          <w:szCs w:val="24"/>
          <w:rtl w:val="0"/>
        </w:rPr>
        <w:t xml:space="preserve">Do any of these sources tell you about how climate risk will change in the future, such as which areas of your district will experience especially bad future heat crises or floods? </w:t>
      </w:r>
      <w:r w:rsidDel="00000000" w:rsidR="00000000" w:rsidRPr="00000000">
        <w:rPr>
          <w:rtl w:val="0"/>
        </w:rPr>
      </w:r>
    </w:p>
    <w:p w:rsidR="00000000" w:rsidDel="00000000" w:rsidP="00000000" w:rsidRDefault="00000000" w:rsidRPr="00000000" w14:paraId="0000044F">
      <w:pPr>
        <w:spacing w:after="160" w:line="301.09090909090907" w:lineRule="auto"/>
        <w:rPr>
          <w:b w:val="1"/>
          <w:bCs w:val="1"/>
          <w:sz w:val="24"/>
          <w:szCs w:val="24"/>
          <w:u w:val="single"/>
        </w:rPr>
      </w:pPr>
      <w:r w:rsidDel="00000000" w:rsidR="00000000" w:rsidRPr="00000000">
        <w:rPr>
          <w:rtl w:val="0"/>
        </w:rPr>
      </w:r>
    </w:p>
    <w:p w:rsidR="00000000" w:rsidDel="00000000" w:rsidP="00000000" w:rsidRDefault="00000000" w:rsidRPr="00000000" w14:paraId="00000450">
      <w:pPr>
        <w:spacing w:after="160" w:line="301.09090909090907" w:lineRule="auto"/>
        <w:rPr>
          <w:b w:val="1"/>
          <w:bCs w:val="1"/>
          <w:sz w:val="24"/>
          <w:szCs w:val="24"/>
          <w:u w:val="single"/>
        </w:rPr>
      </w:pPr>
      <w:r w:rsidDel="00000000" w:rsidR="00000000" w:rsidRPr="00000000">
        <w:rPr>
          <w:b w:val="1"/>
          <w:bCs w:val="1"/>
          <w:sz w:val="24"/>
          <w:szCs w:val="24"/>
          <w:u w:val="single"/>
          <w:rtl w:val="0"/>
        </w:rPr>
        <w:t xml:space="preserve">SECTION 4: PROTOTYPE TEST (20 mins)</w:t>
      </w:r>
    </w:p>
    <w:p w:rsidR="00000000" w:rsidDel="00000000" w:rsidP="00000000" w:rsidRDefault="00000000" w:rsidRPr="00000000" w14:paraId="00000451">
      <w:pPr>
        <w:spacing w:after="160" w:line="301.09090909090907" w:lineRule="auto"/>
        <w:rPr>
          <w:sz w:val="24"/>
          <w:szCs w:val="24"/>
        </w:rPr>
      </w:pPr>
      <w:r w:rsidDel="00000000" w:rsidR="00000000" w:rsidRPr="00000000">
        <w:rPr>
          <w:sz w:val="24"/>
          <w:szCs w:val="24"/>
          <w:rtl w:val="0"/>
        </w:rPr>
        <w:t xml:space="preserve">(Show the demo.)</w:t>
      </w:r>
    </w:p>
    <w:p w:rsidR="00000000" w:rsidDel="00000000" w:rsidP="00000000" w:rsidRDefault="00000000" w:rsidRPr="00000000" w14:paraId="00000452">
      <w:pPr>
        <w:spacing w:after="160" w:line="301.09090909090907" w:lineRule="auto"/>
        <w:rPr>
          <w:b w:val="1"/>
          <w:bCs w:val="1"/>
          <w:sz w:val="24"/>
          <w:szCs w:val="24"/>
        </w:rPr>
      </w:pPr>
      <w:r w:rsidDel="00000000" w:rsidR="00000000" w:rsidRPr="00000000">
        <w:rPr>
          <w:b w:val="1"/>
          <w:bCs w:val="1"/>
          <w:sz w:val="24"/>
          <w:szCs w:val="24"/>
          <w:rtl w:val="0"/>
        </w:rPr>
        <w:t xml:space="preserve">Q11. What are your initial thoughts on the demo? (open ended)</w:t>
      </w:r>
    </w:p>
    <w:p w:rsidR="00000000" w:rsidDel="00000000" w:rsidP="00000000" w:rsidRDefault="00000000" w:rsidRPr="00000000" w14:paraId="00000453">
      <w:pPr>
        <w:spacing w:after="160" w:line="301.09090909090907" w:lineRule="auto"/>
        <w:rPr>
          <w:b w:val="1"/>
          <w:bCs w:val="1"/>
          <w:sz w:val="24"/>
          <w:szCs w:val="24"/>
        </w:rPr>
      </w:pPr>
      <w:r w:rsidDel="00000000" w:rsidR="00000000" w:rsidRPr="00000000">
        <w:rPr>
          <w:b w:val="1"/>
          <w:bCs w:val="1"/>
          <w:sz w:val="24"/>
          <w:szCs w:val="24"/>
          <w:rtl w:val="0"/>
        </w:rPr>
        <w:t xml:space="preserve">Q12. What would you click first here after looking at the demo?</w:t>
      </w:r>
    </w:p>
    <w:p w:rsidR="00000000" w:rsidDel="00000000" w:rsidP="00000000" w:rsidRDefault="00000000" w:rsidRPr="00000000" w14:paraId="00000454">
      <w:pPr>
        <w:spacing w:after="160" w:line="301.09090909090907" w:lineRule="auto"/>
        <w:rPr>
          <w:sz w:val="24"/>
          <w:szCs w:val="24"/>
        </w:rPr>
      </w:pPr>
      <w:r w:rsidDel="00000000" w:rsidR="00000000" w:rsidRPr="00000000">
        <w:rPr>
          <w:sz w:val="24"/>
          <w:szCs w:val="24"/>
          <w:rtl w:val="0"/>
        </w:rPr>
        <w:t xml:space="preserve">Observe silently.</w:t>
      </w:r>
    </w:p>
    <w:p w:rsidR="00000000" w:rsidDel="00000000" w:rsidP="00000000" w:rsidRDefault="00000000" w:rsidRPr="00000000" w14:paraId="00000455">
      <w:pPr>
        <w:spacing w:after="160" w:line="301.09090909090907" w:lineRule="auto"/>
        <w:rPr>
          <w:sz w:val="24"/>
          <w:szCs w:val="24"/>
        </w:rPr>
      </w:pPr>
      <w:r w:rsidDel="00000000" w:rsidR="00000000" w:rsidRPr="00000000">
        <w:rPr>
          <w:sz w:val="24"/>
          <w:szCs w:val="24"/>
          <w:rtl w:val="0"/>
        </w:rPr>
        <w:t xml:space="preserve">Then rate:</w:t>
      </w:r>
    </w:p>
    <w:p w:rsidR="00000000" w:rsidDel="00000000" w:rsidP="00000000" w:rsidRDefault="00000000" w:rsidRPr="00000000" w14:paraId="00000456">
      <w:pPr>
        <w:spacing w:after="160" w:line="301.09090909090907" w:lineRule="auto"/>
        <w:rPr>
          <w:b w:val="1"/>
          <w:bCs w:val="1"/>
          <w:sz w:val="24"/>
          <w:szCs w:val="24"/>
        </w:rPr>
      </w:pPr>
      <w:r w:rsidDel="00000000" w:rsidR="00000000" w:rsidRPr="00000000">
        <w:rPr>
          <w:b w:val="1"/>
          <w:bCs w:val="1"/>
          <w:sz w:val="24"/>
          <w:szCs w:val="24"/>
          <w:rtl w:val="0"/>
        </w:rPr>
        <w:t xml:space="preserve">On a scale of 1-5, how easy to simply use and navigate is the interface?</w:t>
      </w:r>
    </w:p>
    <w:p w:rsidR="00000000" w:rsidDel="00000000" w:rsidP="00000000" w:rsidRDefault="00000000" w:rsidRPr="00000000" w14:paraId="00000457">
      <w:pPr>
        <w:spacing w:after="160" w:line="301.09090909090907" w:lineRule="auto"/>
        <w:rPr>
          <w:sz w:val="24"/>
          <w:szCs w:val="24"/>
        </w:rPr>
      </w:pPr>
      <w:r w:rsidDel="00000000" w:rsidR="00000000" w:rsidRPr="00000000">
        <w:rPr>
          <w:sz w:val="24"/>
          <w:szCs w:val="24"/>
          <w:rtl w:val="0"/>
        </w:rPr>
        <w:t xml:space="preserve">1 = Very confusing</w:t>
        <w:br w:type="textWrapping"/>
        <w:t xml:space="preserve">5 = Very obvious /easy</w:t>
      </w:r>
    </w:p>
    <w:p w:rsidR="00000000" w:rsidDel="00000000" w:rsidP="00000000" w:rsidRDefault="00000000" w:rsidRPr="00000000" w14:paraId="00000458">
      <w:pPr>
        <w:spacing w:after="160" w:line="301.09090909090907" w:lineRule="auto"/>
        <w:rPr>
          <w:sz w:val="24"/>
          <w:szCs w:val="24"/>
        </w:rPr>
      </w:pPr>
      <w:r w:rsidDel="00000000" w:rsidR="00000000" w:rsidRPr="00000000">
        <w:rPr>
          <w:sz w:val="24"/>
          <w:szCs w:val="24"/>
          <w:rtl w:val="0"/>
        </w:rPr>
        <w:t xml:space="preserve">Score: ___</w:t>
      </w:r>
    </w:p>
    <w:p w:rsidR="00000000" w:rsidDel="00000000" w:rsidP="00000000" w:rsidRDefault="00000000" w:rsidRPr="00000000" w14:paraId="00000459">
      <w:pPr>
        <w:spacing w:after="160" w:line="301.09090909090907" w:lineRule="auto"/>
        <w:rPr>
          <w:b w:val="1"/>
          <w:bCs w:val="1"/>
          <w:sz w:val="24"/>
          <w:szCs w:val="24"/>
        </w:rPr>
      </w:pPr>
      <w:r w:rsidDel="00000000" w:rsidR="00000000" w:rsidRPr="00000000">
        <w:rPr>
          <w:b w:val="1"/>
          <w:bCs w:val="1"/>
          <w:sz w:val="24"/>
          <w:szCs w:val="24"/>
          <w:rtl w:val="0"/>
        </w:rPr>
        <w:t xml:space="preserve">Q13. Scenario Exercise</w:t>
      </w:r>
    </w:p>
    <w:p w:rsidR="00000000" w:rsidDel="00000000" w:rsidP="00000000" w:rsidRDefault="00000000" w:rsidRPr="00000000" w14:paraId="0000045A">
      <w:pPr>
        <w:spacing w:after="160" w:line="301.09090909090907" w:lineRule="auto"/>
        <w:rPr>
          <w:sz w:val="24"/>
          <w:szCs w:val="24"/>
        </w:rPr>
      </w:pPr>
      <w:r w:rsidDel="00000000" w:rsidR="00000000" w:rsidRPr="00000000">
        <w:rPr>
          <w:sz w:val="24"/>
          <w:szCs w:val="24"/>
          <w:rtl w:val="0"/>
        </w:rPr>
        <w:t xml:space="preserve">Suppose early warning suggests below-average rainfall next year and you have ₹20 crore flexibility. Walk us through how you would use this tool.</w:t>
      </w:r>
    </w:p>
    <w:p w:rsidR="00000000" w:rsidDel="00000000" w:rsidP="00000000" w:rsidRDefault="00000000" w:rsidRPr="00000000" w14:paraId="0000045B">
      <w:pPr>
        <w:spacing w:after="160" w:line="301.09090909090907" w:lineRule="auto"/>
        <w:rPr>
          <w:sz w:val="24"/>
          <w:szCs w:val="24"/>
        </w:rPr>
      </w:pPr>
      <w:r w:rsidDel="00000000" w:rsidR="00000000" w:rsidRPr="00000000">
        <w:rPr>
          <w:sz w:val="24"/>
          <w:szCs w:val="24"/>
          <w:rtl w:val="0"/>
        </w:rPr>
        <w:t xml:space="preserve">(Open-ended. Observe decision logic.)</w:t>
      </w:r>
    </w:p>
    <w:p w:rsidR="00000000" w:rsidDel="00000000" w:rsidP="00000000" w:rsidRDefault="00000000" w:rsidRPr="00000000" w14:paraId="0000045C">
      <w:pPr>
        <w:spacing w:after="160" w:line="301.09090909090907" w:lineRule="auto"/>
        <w:rPr>
          <w:b w:val="1"/>
          <w:bCs w:val="1"/>
          <w:sz w:val="24"/>
          <w:szCs w:val="24"/>
        </w:rPr>
      </w:pPr>
      <w:r w:rsidDel="00000000" w:rsidR="00000000" w:rsidRPr="00000000">
        <w:rPr>
          <w:b w:val="1"/>
          <w:bCs w:val="1"/>
          <w:sz w:val="24"/>
          <w:szCs w:val="24"/>
          <w:rtl w:val="0"/>
        </w:rPr>
        <w:t xml:space="preserve">Q13. Overall reaction</w:t>
      </w:r>
    </w:p>
    <w:p w:rsidR="00000000" w:rsidDel="00000000" w:rsidP="00000000" w:rsidRDefault="00000000" w:rsidRPr="00000000" w14:paraId="0000045D">
      <w:pPr>
        <w:spacing w:after="160" w:line="301.09090909090907" w:lineRule="auto"/>
        <w:rPr>
          <w:sz w:val="24"/>
          <w:szCs w:val="24"/>
        </w:rPr>
      </w:pPr>
      <w:r w:rsidDel="00000000" w:rsidR="00000000" w:rsidRPr="00000000">
        <w:rPr>
          <w:sz w:val="24"/>
          <w:szCs w:val="24"/>
          <w:rtl w:val="0"/>
        </w:rPr>
        <w:t xml:space="preserve">Rate 1-5:</w:t>
      </w:r>
    </w:p>
    <w:p w:rsidR="00000000" w:rsidDel="00000000" w:rsidP="00000000" w:rsidRDefault="00000000" w:rsidRPr="00000000" w14:paraId="0000045E">
      <w:pPr>
        <w:spacing w:after="160" w:line="301.09090909090907" w:lineRule="auto"/>
        <w:rPr>
          <w:sz w:val="24"/>
          <w:szCs w:val="24"/>
        </w:rPr>
      </w:pPr>
      <w:r w:rsidDel="00000000" w:rsidR="00000000" w:rsidRPr="00000000">
        <w:rPr>
          <w:sz w:val="24"/>
          <w:szCs w:val="24"/>
          <w:rtl w:val="0"/>
        </w:rPr>
        <w:t xml:space="preserve">Complexity</w:t>
        <w:br w:type="textWrapping"/>
        <w:t xml:space="preserve">1 = Too simple</w:t>
        <w:br w:type="textWrapping"/>
        <w:t xml:space="preserve">3 = About right</w:t>
        <w:br w:type="textWrapping"/>
        <w:t xml:space="preserve">5 = Too complex</w:t>
        <w:br w:type="textWrapping"/>
        <w:t xml:space="preserve">Score: ___</w:t>
      </w:r>
    </w:p>
    <w:p w:rsidR="00000000" w:rsidDel="00000000" w:rsidP="00000000" w:rsidRDefault="00000000" w:rsidRPr="00000000" w14:paraId="0000045F">
      <w:pPr>
        <w:spacing w:after="160" w:line="301.09090909090907" w:lineRule="auto"/>
        <w:rPr>
          <w:sz w:val="24"/>
          <w:szCs w:val="24"/>
        </w:rPr>
      </w:pPr>
      <w:r w:rsidDel="00000000" w:rsidR="00000000" w:rsidRPr="00000000">
        <w:rPr>
          <w:sz w:val="24"/>
          <w:szCs w:val="24"/>
          <w:rtl w:val="0"/>
        </w:rPr>
        <w:t xml:space="preserve">Trust in outputs</w:t>
        <w:br w:type="textWrapping"/>
        <w:t xml:space="preserve">1 = No trust</w:t>
        <w:br w:type="textWrapping"/>
        <w:t xml:space="preserve">5 = High trust</w:t>
        <w:br w:type="textWrapping"/>
        <w:t xml:space="preserve">Score: ___</w:t>
      </w:r>
    </w:p>
    <w:p w:rsidR="00000000" w:rsidDel="00000000" w:rsidP="00000000" w:rsidRDefault="00000000" w:rsidRPr="00000000" w14:paraId="00000460">
      <w:pPr>
        <w:spacing w:after="160" w:line="301.09090909090907" w:lineRule="auto"/>
        <w:rPr>
          <w:sz w:val="24"/>
          <w:szCs w:val="24"/>
        </w:rPr>
      </w:pPr>
      <w:r w:rsidDel="00000000" w:rsidR="00000000" w:rsidRPr="00000000">
        <w:rPr>
          <w:sz w:val="24"/>
          <w:szCs w:val="24"/>
          <w:rtl w:val="0"/>
        </w:rPr>
        <w:t xml:space="preserve">Likelihood you would use this</w:t>
        <w:br w:type="textWrapping"/>
        <w:t xml:space="preserve">1 = Very unlikely</w:t>
        <w:br w:type="textWrapping"/>
        <w:t xml:space="preserve">5 = Very likely</w:t>
        <w:br w:type="textWrapping"/>
        <w:t xml:space="preserve">Score: ___</w:t>
      </w:r>
    </w:p>
    <w:p w:rsidR="00000000" w:rsidDel="00000000" w:rsidP="00000000" w:rsidRDefault="00000000" w:rsidRPr="00000000" w14:paraId="00000461">
      <w:pPr>
        <w:spacing w:after="160" w:line="301.09090909090907" w:lineRule="auto"/>
        <w:rPr>
          <w:b w:val="1"/>
          <w:bCs w:val="1"/>
          <w:sz w:val="24"/>
          <w:szCs w:val="24"/>
          <w:u w:val="single"/>
        </w:rPr>
      </w:pPr>
      <w:r w:rsidDel="00000000" w:rsidR="00000000" w:rsidRPr="00000000">
        <w:rPr>
          <w:b w:val="1"/>
          <w:bCs w:val="1"/>
          <w:sz w:val="24"/>
          <w:szCs w:val="24"/>
          <w:u w:val="single"/>
          <w:rtl w:val="0"/>
        </w:rPr>
        <w:t xml:space="preserve">SECTION 5: ADOPTION &amp; BENEFICIARIES (10 mins)</w:t>
      </w:r>
    </w:p>
    <w:p w:rsidR="00000000" w:rsidDel="00000000" w:rsidP="00000000" w:rsidRDefault="00000000" w:rsidRPr="00000000" w14:paraId="00000462">
      <w:pPr>
        <w:spacing w:after="160" w:line="301.09090909090907" w:lineRule="auto"/>
        <w:rPr>
          <w:b w:val="1"/>
          <w:bCs w:val="1"/>
          <w:sz w:val="24"/>
          <w:szCs w:val="24"/>
        </w:rPr>
      </w:pPr>
      <w:r w:rsidDel="00000000" w:rsidR="00000000" w:rsidRPr="00000000">
        <w:rPr>
          <w:b w:val="1"/>
          <w:bCs w:val="1"/>
          <w:sz w:val="24"/>
          <w:szCs w:val="24"/>
          <w:rtl w:val="0"/>
        </w:rPr>
        <w:t xml:space="preserve">Q14. Who in your district administration would benefit most from a tool like this?</w:t>
      </w:r>
    </w:p>
    <w:p w:rsidR="00000000" w:rsidDel="00000000" w:rsidP="00000000" w:rsidRDefault="00000000" w:rsidRPr="00000000" w14:paraId="00000463">
      <w:pPr>
        <w:spacing w:after="160" w:line="301.09090909090907" w:lineRule="auto"/>
        <w:rPr>
          <w:sz w:val="24"/>
          <w:szCs w:val="24"/>
        </w:rPr>
      </w:pPr>
      <w:r w:rsidDel="00000000" w:rsidR="00000000" w:rsidRPr="00000000">
        <w:rPr>
          <w:sz w:val="24"/>
          <w:szCs w:val="24"/>
          <w:rtl w:val="0"/>
        </w:rPr>
        <w:t xml:space="preserve">(Open-ended)</w:t>
      </w:r>
    </w:p>
    <w:p w:rsidR="00000000" w:rsidDel="00000000" w:rsidP="00000000" w:rsidRDefault="00000000" w:rsidRPr="00000000" w14:paraId="00000464">
      <w:pPr>
        <w:spacing w:after="160" w:line="301.09090909090907" w:lineRule="auto"/>
        <w:rPr>
          <w:sz w:val="24"/>
          <w:szCs w:val="24"/>
        </w:rPr>
      </w:pPr>
      <w:r w:rsidDel="00000000" w:rsidR="00000000" w:rsidRPr="00000000">
        <w:rPr>
          <w:sz w:val="24"/>
          <w:szCs w:val="24"/>
          <w:rtl w:val="0"/>
        </w:rPr>
        <w:t xml:space="preserve">ADM?</w:t>
        <w:br w:type="textWrapping"/>
        <w:t xml:space="preserve">Planning officer?</w:t>
        <w:br w:type="textWrapping"/>
        <w:t xml:space="preserve">Line departments?</w:t>
        <w:br w:type="textWrapping"/>
        <w:t xml:space="preserve">Dedicated analyst?</w:t>
        <w:br w:type="textWrapping"/>
        <w:t xml:space="preserve">Only DC?</w:t>
      </w:r>
    </w:p>
    <w:p w:rsidR="00000000" w:rsidDel="00000000" w:rsidP="00000000" w:rsidRDefault="00000000" w:rsidRPr="00000000" w14:paraId="00000465">
      <w:pPr>
        <w:spacing w:after="160" w:line="301.09090909090907" w:lineRule="auto"/>
        <w:rPr>
          <w:b w:val="1"/>
          <w:bCs w:val="1"/>
          <w:sz w:val="24"/>
          <w:szCs w:val="24"/>
        </w:rPr>
      </w:pPr>
      <w:r w:rsidDel="00000000" w:rsidR="00000000" w:rsidRPr="00000000">
        <w:rPr>
          <w:b w:val="1"/>
          <w:bCs w:val="1"/>
          <w:sz w:val="24"/>
          <w:szCs w:val="24"/>
          <w:rtl w:val="0"/>
        </w:rPr>
        <w:t xml:space="preserve">Q15. How often would you personally use something like this?</w:t>
      </w:r>
    </w:p>
    <w:p w:rsidR="00000000" w:rsidDel="00000000" w:rsidP="00000000" w:rsidRDefault="00000000" w:rsidRPr="00000000" w14:paraId="00000466">
      <w:pPr>
        <w:spacing w:after="160" w:line="301.09090909090907" w:lineRule="auto"/>
        <w:rPr>
          <w:sz w:val="24"/>
          <w:szCs w:val="24"/>
        </w:rPr>
      </w:pPr>
      <w:r w:rsidDel="00000000" w:rsidR="00000000" w:rsidRPr="00000000">
        <w:rPr>
          <w:sz w:val="24"/>
          <w:szCs w:val="24"/>
          <w:rtl w:val="0"/>
        </w:rPr>
        <w:t xml:space="preserve">(Open-ended)</w:t>
      </w:r>
    </w:p>
    <w:p w:rsidR="00000000" w:rsidDel="00000000" w:rsidP="00000000" w:rsidRDefault="00000000" w:rsidRPr="00000000" w14:paraId="00000467">
      <w:pPr>
        <w:spacing w:after="160" w:line="301.09090909090907" w:lineRule="auto"/>
        <w:rPr>
          <w:sz w:val="24"/>
          <w:szCs w:val="24"/>
        </w:rPr>
      </w:pPr>
      <w:r w:rsidDel="00000000" w:rsidR="00000000" w:rsidRPr="00000000">
        <w:rPr>
          <w:sz w:val="24"/>
          <w:szCs w:val="24"/>
          <w:rtl w:val="0"/>
        </w:rPr>
        <w:t xml:space="preserve">Then rate:</w:t>
      </w:r>
    </w:p>
    <w:p w:rsidR="00000000" w:rsidDel="00000000" w:rsidP="00000000" w:rsidRDefault="00000000" w:rsidRPr="00000000" w14:paraId="00000468">
      <w:pPr>
        <w:spacing w:after="160" w:line="301.09090909090907" w:lineRule="auto"/>
        <w:rPr>
          <w:sz w:val="24"/>
          <w:szCs w:val="24"/>
        </w:rPr>
      </w:pPr>
      <w:r w:rsidDel="00000000" w:rsidR="00000000" w:rsidRPr="00000000">
        <w:rPr>
          <w:sz w:val="24"/>
          <w:szCs w:val="24"/>
          <w:rtl w:val="0"/>
        </w:rPr>
        <w:t xml:space="preserve">1 = Rarely</w:t>
        <w:br w:type="textWrapping"/>
        <w:t xml:space="preserve">5 = Frequently</w:t>
      </w:r>
    </w:p>
    <w:p w:rsidR="00000000" w:rsidDel="00000000" w:rsidP="00000000" w:rsidRDefault="00000000" w:rsidRPr="00000000" w14:paraId="00000469">
      <w:pPr>
        <w:spacing w:after="160" w:line="301.09090909090907" w:lineRule="auto"/>
        <w:rPr>
          <w:sz w:val="24"/>
          <w:szCs w:val="24"/>
        </w:rPr>
      </w:pPr>
      <w:r w:rsidDel="00000000" w:rsidR="00000000" w:rsidRPr="00000000">
        <w:rPr>
          <w:sz w:val="24"/>
          <w:szCs w:val="24"/>
          <w:rtl w:val="0"/>
        </w:rPr>
        <w:t xml:space="preserve">Score: ___</w:t>
      </w:r>
    </w:p>
    <w:p w:rsidR="00000000" w:rsidDel="00000000" w:rsidP="00000000" w:rsidRDefault="00000000" w:rsidRPr="00000000" w14:paraId="0000046A">
      <w:pPr>
        <w:spacing w:after="160" w:line="301.09090909090907" w:lineRule="auto"/>
        <w:rPr>
          <w:b w:val="1"/>
          <w:bCs w:val="1"/>
          <w:sz w:val="24"/>
          <w:szCs w:val="24"/>
        </w:rPr>
      </w:pPr>
      <w:r w:rsidDel="00000000" w:rsidR="00000000" w:rsidRPr="00000000">
        <w:rPr>
          <w:b w:val="1"/>
          <w:bCs w:val="1"/>
          <w:sz w:val="24"/>
          <w:szCs w:val="24"/>
          <w:rtl w:val="0"/>
        </w:rPr>
        <w:t xml:space="preserve">Q16. How often would your team use it?</w:t>
      </w:r>
    </w:p>
    <w:p w:rsidR="00000000" w:rsidDel="00000000" w:rsidP="00000000" w:rsidRDefault="00000000" w:rsidRPr="00000000" w14:paraId="0000046B">
      <w:pPr>
        <w:spacing w:after="160" w:line="301.09090909090907" w:lineRule="auto"/>
        <w:rPr>
          <w:sz w:val="24"/>
          <w:szCs w:val="24"/>
        </w:rPr>
      </w:pPr>
      <w:r w:rsidDel="00000000" w:rsidR="00000000" w:rsidRPr="00000000">
        <w:rPr>
          <w:sz w:val="24"/>
          <w:szCs w:val="24"/>
          <w:rtl w:val="0"/>
        </w:rPr>
        <w:t xml:space="preserve">Rate 1-5</w:t>
        <w:br w:type="textWrapping"/>
        <w:t xml:space="preserve">1 = Rarely</w:t>
        <w:br w:type="textWrapping"/>
        <w:t xml:space="preserve">5 = Frequently</w:t>
      </w:r>
    </w:p>
    <w:p w:rsidR="00000000" w:rsidDel="00000000" w:rsidP="00000000" w:rsidRDefault="00000000" w:rsidRPr="00000000" w14:paraId="0000046C">
      <w:pPr>
        <w:spacing w:after="160" w:line="301.09090909090907" w:lineRule="auto"/>
        <w:rPr>
          <w:sz w:val="24"/>
          <w:szCs w:val="24"/>
        </w:rPr>
      </w:pPr>
      <w:r w:rsidDel="00000000" w:rsidR="00000000" w:rsidRPr="00000000">
        <w:rPr>
          <w:sz w:val="24"/>
          <w:szCs w:val="24"/>
          <w:rtl w:val="0"/>
        </w:rPr>
        <w:t xml:space="preserve">Score: ___</w:t>
      </w:r>
    </w:p>
    <w:p w:rsidR="00000000" w:rsidDel="00000000" w:rsidP="00000000" w:rsidRDefault="00000000" w:rsidRPr="00000000" w14:paraId="0000046D">
      <w:pPr>
        <w:spacing w:after="160" w:line="301.09090909090907" w:lineRule="auto"/>
        <w:rPr>
          <w:b w:val="1"/>
          <w:bCs w:val="1"/>
          <w:sz w:val="24"/>
          <w:szCs w:val="24"/>
        </w:rPr>
      </w:pPr>
      <w:r w:rsidDel="00000000" w:rsidR="00000000" w:rsidRPr="00000000">
        <w:rPr>
          <w:b w:val="1"/>
          <w:bCs w:val="1"/>
          <w:sz w:val="24"/>
          <w:szCs w:val="24"/>
          <w:rtl w:val="0"/>
        </w:rPr>
        <w:t xml:space="preserve">Q17. What would prevent you from using it?</w:t>
      </w:r>
    </w:p>
    <w:p w:rsidR="00000000" w:rsidDel="00000000" w:rsidP="00000000" w:rsidRDefault="00000000" w:rsidRPr="00000000" w14:paraId="0000046E">
      <w:pPr>
        <w:spacing w:after="160" w:line="301.09090909090907" w:lineRule="auto"/>
        <w:rPr>
          <w:sz w:val="24"/>
          <w:szCs w:val="24"/>
        </w:rPr>
      </w:pPr>
      <w:r w:rsidDel="00000000" w:rsidR="00000000" w:rsidRPr="00000000">
        <w:rPr>
          <w:sz w:val="24"/>
          <w:szCs w:val="24"/>
          <w:rtl w:val="0"/>
        </w:rPr>
        <w:t xml:space="preserve">(Open-ended)</w:t>
      </w:r>
    </w:p>
    <w:p w:rsidR="00000000" w:rsidDel="00000000" w:rsidP="00000000" w:rsidRDefault="00000000" w:rsidRPr="00000000" w14:paraId="0000046F">
      <w:pPr>
        <w:spacing w:after="160" w:line="301.09090909090907" w:lineRule="auto"/>
        <w:rPr>
          <w:b w:val="1"/>
          <w:bCs w:val="1"/>
          <w:sz w:val="24"/>
          <w:szCs w:val="24"/>
        </w:rPr>
      </w:pPr>
      <w:r w:rsidDel="00000000" w:rsidR="00000000" w:rsidRPr="00000000">
        <w:rPr>
          <w:b w:val="1"/>
          <w:bCs w:val="1"/>
          <w:sz w:val="24"/>
          <w:szCs w:val="24"/>
          <w:rtl w:val="0"/>
        </w:rPr>
        <w:t xml:space="preserve">Q18. What would make this tool significantly more useful to you?</w:t>
      </w:r>
    </w:p>
    <w:p w:rsidR="00000000" w:rsidDel="00000000" w:rsidP="00000000" w:rsidRDefault="00000000" w:rsidRPr="00000000" w14:paraId="00000470">
      <w:pPr>
        <w:spacing w:after="160" w:line="301.09090909090907" w:lineRule="auto"/>
        <w:rPr>
          <w:sz w:val="24"/>
          <w:szCs w:val="24"/>
        </w:rPr>
      </w:pPr>
      <w:r w:rsidDel="00000000" w:rsidR="00000000" w:rsidRPr="00000000">
        <w:rPr>
          <w:sz w:val="24"/>
          <w:szCs w:val="24"/>
          <w:rtl w:val="0"/>
        </w:rPr>
        <w:t xml:space="preserve">(Open-ended)</w:t>
      </w:r>
    </w:p>
    <w:p w:rsidR="00000000" w:rsidDel="00000000" w:rsidP="00000000" w:rsidRDefault="00000000" w:rsidRPr="00000000" w14:paraId="00000471">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72">
      <w:pPr>
        <w:spacing w:after="160" w:line="301.09090909090907" w:lineRule="auto"/>
        <w:rPr/>
        <w:sectPr>
          <w:headerReference r:id="rId41" w:type="default"/>
          <w:type w:val="nextPage"/>
          <w:pgSz w:h="15840" w:w="12240" w:orient="portrait"/>
          <w:pgMar w:bottom="1440" w:top="1440" w:left="1440" w:right="1440" w:header="720" w:footer="720"/>
          <w:pgNumType w:start="1"/>
        </w:sect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4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2" w:type="default"/>
          <w:type w:val="nextPage"/>
          <w:pgSz w:h="15840" w:w="12240" w:orient="portrait"/>
          <w:pgMar w:bottom="1440" w:top="1440" w:left="1440" w:right="1440" w:header="720" w:footer="720"/>
          <w:pgNumType w:start="1"/>
        </w:sectPr>
      </w:pPr>
      <w:bookmarkStart w:colFirst="0" w:colLast="0" w:name="_5x9mqscd83il"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Scoping Questionnaire</w:t>
      </w:r>
      <w:r w:rsidDel="00000000" w:rsidR="00000000" w:rsidRPr="00000000">
        <w:rPr>
          <w:rtl w:val="0"/>
        </w:rPr>
      </w:r>
    </w:p>
    <w:p w:rsidR="00000000" w:rsidDel="00000000" w:rsidP="00000000" w:rsidRDefault="00000000" w:rsidRPr="00000000" w14:paraId="00000474">
      <w:pPr>
        <w:spacing w:before="480" w:lineRule="auto"/>
        <w:rPr/>
      </w:pPr>
      <w:commentRangeStart w:id="9"/>
      <w:r w:rsidDel="00000000" w:rsidR="00000000" w:rsidRPr="00000000">
        <w:rPr>
          <w:rtl w:val="0"/>
        </w:rPr>
        <w:t xml:space="preserve">PYTHIA - DC SCOPING FIELD INSTRUMENT</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475">
      <w:pPr>
        <w:spacing w:after="240" w:before="240" w:lineRule="auto"/>
        <w:rPr/>
      </w:pPr>
      <w:r w:rsidDel="00000000" w:rsidR="00000000" w:rsidRPr="00000000">
        <w:rPr>
          <w:rtl w:val="0"/>
        </w:rPr>
        <w:t xml:space="preserve">District: ___________________</w:t>
        <w:br w:type="textWrapping"/>
        <w:t xml:space="preserve">State: ___________________</w:t>
        <w:br w:type="textWrapping"/>
        <w:t xml:space="preserve">Date: ___________________</w:t>
        <w:br w:type="textWrapping"/>
        <w:t xml:space="preserve">DC Name: ___________________</w:t>
        <w:br w:type="textWrapping"/>
        <w:t xml:space="preserve">Team Present: ___________________</w:t>
      </w:r>
    </w:p>
    <w:p w:rsidR="00000000" w:rsidDel="00000000" w:rsidP="00000000" w:rsidRDefault="00000000" w:rsidRPr="00000000" w14:paraId="00000476">
      <w:pPr>
        <w:spacing w:after="240" w:before="240" w:lineRule="auto"/>
        <w:rPr/>
      </w:pPr>
      <w:r w:rsidDel="00000000" w:rsidR="00000000" w:rsidRPr="00000000">
        <w:rPr>
          <w:rtl w:val="0"/>
        </w:rPr>
        <w:t xml:space="preserve">Duration: 60-75 minutes</w:t>
        <w:br w:type="textWrapping"/>
        <w:t xml:space="preserve">Purpose: Understand DC decision workflows + test assumptions behind Pythia prototype</w:t>
      </w:r>
    </w:p>
    <w:p w:rsidR="00000000" w:rsidDel="00000000" w:rsidP="00000000" w:rsidRDefault="00000000" w:rsidRPr="00000000" w14:paraId="00000477">
      <w:pPr>
        <w:rPr/>
      </w:pPr>
      <w:r w:rsidDel="00000000" w:rsidR="00000000" w:rsidRPr="00000000">
        <w:rPr>
          <w:rtl w:val="0"/>
        </w:rPr>
        <w:t xml:space="preserve">Script: “We’re developing a decision-support platform to help District Collectors think through climate resilience investments. Before building it further, we want to understand how you actually make these decisions and whether something like this would be useful in practice. This is not a finished product: we’re here to learn from you.”</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SECTION 1: CURRENT DECISION WORKFLOW (20-25 mins)</w:t>
      </w:r>
    </w:p>
    <w:p w:rsidR="00000000" w:rsidDel="00000000" w:rsidP="00000000" w:rsidRDefault="00000000" w:rsidRPr="00000000" w14:paraId="0000047A">
      <w:pPr>
        <w:spacing w:before="280" w:lineRule="auto"/>
        <w:rPr>
          <w:b w:val="1"/>
          <w:bCs w:val="1"/>
          <w:u w:val="single"/>
        </w:rPr>
      </w:pPr>
      <w:commentRangeStart w:id="10"/>
      <w:commentRangeStart w:id="11"/>
      <w:r w:rsidDel="00000000" w:rsidR="00000000" w:rsidRPr="00000000">
        <w:rPr>
          <w:b w:val="1"/>
          <w:bCs w:val="1"/>
          <w:u w:val="single"/>
          <w:rtl w:val="0"/>
        </w:rPr>
        <w:t xml:space="preserve">1.1 Budget, planning, and authority </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Q1. When you entered this district, what were the top 3 priorities you identified?</w:t>
      </w:r>
    </w:p>
    <w:p w:rsidR="00000000" w:rsidDel="00000000" w:rsidP="00000000" w:rsidRDefault="00000000" w:rsidRPr="00000000" w14:paraId="0000047C">
      <w:pPr>
        <w:numPr>
          <w:ilvl w:val="0"/>
          <w:numId w:val="40"/>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47D">
      <w:pPr>
        <w:numPr>
          <w:ilvl w:val="0"/>
          <w:numId w:val="4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7E">
      <w:pPr>
        <w:numPr>
          <w:ilvl w:val="0"/>
          <w:numId w:val="40"/>
        </w:numPr>
        <w:spacing w:after="240" w:before="0" w:beforeAutospacing="0" w:lineRule="auto"/>
        <w:ind w:left="720" w:hanging="360"/>
      </w:pPr>
      <w:commentRangeStart w:id="12"/>
      <w:r w:rsidDel="00000000" w:rsidR="00000000" w:rsidRPr="00000000">
        <w:rPr>
          <w:rtl w:val="0"/>
        </w:rPr>
      </w:r>
    </w:p>
    <w:p w:rsidR="00000000" w:rsidDel="00000000" w:rsidP="00000000" w:rsidRDefault="00000000" w:rsidRPr="00000000" w14:paraId="0000047F">
      <w:pPr>
        <w:spacing w:after="240" w:before="240" w:lineRule="auto"/>
        <w:rPr/>
      </w:pPr>
      <w:r w:rsidDel="00000000" w:rsidR="00000000" w:rsidRPr="00000000">
        <w:rPr>
          <w:rtl w:val="0"/>
        </w:rPr>
        <w:t xml:space="preserve">Q1.a How did you determine these priorities?</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480">
      <w:pPr>
        <w:numPr>
          <w:ilvl w:val="0"/>
          <w:numId w:val="56"/>
        </w:numPr>
        <w:spacing w:after="0" w:afterAutospacing="0" w:before="240" w:lineRule="auto"/>
        <w:ind w:left="720" w:hanging="360"/>
      </w:pPr>
      <w:r w:rsidDel="00000000" w:rsidR="00000000" w:rsidRPr="00000000">
        <w:rPr>
          <w:rtl w:val="0"/>
        </w:rPr>
        <w:t xml:space="preserve">Data review</w:t>
      </w:r>
    </w:p>
    <w:p w:rsidR="00000000" w:rsidDel="00000000" w:rsidP="00000000" w:rsidRDefault="00000000" w:rsidRPr="00000000" w14:paraId="00000481">
      <w:pPr>
        <w:numPr>
          <w:ilvl w:val="0"/>
          <w:numId w:val="56"/>
        </w:numPr>
        <w:spacing w:after="0" w:afterAutospacing="0" w:before="0" w:beforeAutospacing="0" w:lineRule="auto"/>
        <w:ind w:left="720" w:hanging="360"/>
      </w:pPr>
      <w:r w:rsidDel="00000000" w:rsidR="00000000" w:rsidRPr="00000000">
        <w:rPr>
          <w:rtl w:val="0"/>
        </w:rPr>
        <w:t xml:space="preserve">Department briefings</w:t>
      </w:r>
    </w:p>
    <w:p w:rsidR="00000000" w:rsidDel="00000000" w:rsidP="00000000" w:rsidRDefault="00000000" w:rsidRPr="00000000" w14:paraId="00000482">
      <w:pPr>
        <w:numPr>
          <w:ilvl w:val="0"/>
          <w:numId w:val="56"/>
        </w:numPr>
        <w:spacing w:after="0" w:afterAutospacing="0" w:before="0" w:beforeAutospacing="0" w:lineRule="auto"/>
        <w:ind w:left="720" w:hanging="360"/>
      </w:pPr>
      <w:r w:rsidDel="00000000" w:rsidR="00000000" w:rsidRPr="00000000">
        <w:rPr>
          <w:rtl w:val="0"/>
        </w:rPr>
        <w:t xml:space="preserve">Field visits</w:t>
      </w:r>
    </w:p>
    <w:p w:rsidR="00000000" w:rsidDel="00000000" w:rsidP="00000000" w:rsidRDefault="00000000" w:rsidRPr="00000000" w14:paraId="00000483">
      <w:pPr>
        <w:numPr>
          <w:ilvl w:val="0"/>
          <w:numId w:val="56"/>
        </w:numPr>
        <w:spacing w:after="0" w:afterAutospacing="0" w:before="0" w:beforeAutospacing="0" w:lineRule="auto"/>
        <w:ind w:left="720" w:hanging="360"/>
      </w:pPr>
      <w:r w:rsidDel="00000000" w:rsidR="00000000" w:rsidRPr="00000000">
        <w:rPr>
          <w:rtl w:val="0"/>
        </w:rPr>
        <w:t xml:space="preserve">Political signals</w:t>
      </w:r>
    </w:p>
    <w:p w:rsidR="00000000" w:rsidDel="00000000" w:rsidP="00000000" w:rsidRDefault="00000000" w:rsidRPr="00000000" w14:paraId="00000484">
      <w:pPr>
        <w:numPr>
          <w:ilvl w:val="0"/>
          <w:numId w:val="56"/>
        </w:numPr>
        <w:spacing w:after="0" w:afterAutospacing="0" w:before="0" w:beforeAutospacing="0" w:lineRule="auto"/>
        <w:ind w:left="720" w:hanging="360"/>
      </w:pPr>
      <w:r w:rsidDel="00000000" w:rsidR="00000000" w:rsidRPr="00000000">
        <w:rPr>
          <w:rtl w:val="0"/>
        </w:rPr>
        <w:t xml:space="preserve">Crisis situation</w:t>
      </w:r>
    </w:p>
    <w:p w:rsidR="00000000" w:rsidDel="00000000" w:rsidP="00000000" w:rsidRDefault="00000000" w:rsidRPr="00000000" w14:paraId="00000485">
      <w:pPr>
        <w:numPr>
          <w:ilvl w:val="0"/>
          <w:numId w:val="56"/>
        </w:numPr>
        <w:spacing w:after="0" w:afterAutospacing="0" w:before="0" w:beforeAutospacing="0" w:lineRule="auto"/>
        <w:ind w:left="720" w:hanging="360"/>
      </w:pPr>
      <w:r w:rsidDel="00000000" w:rsidR="00000000" w:rsidRPr="00000000">
        <w:rPr>
          <w:rtl w:val="0"/>
        </w:rPr>
        <w:t xml:space="preserve">State directives</w:t>
      </w:r>
    </w:p>
    <w:p w:rsidR="00000000" w:rsidDel="00000000" w:rsidP="00000000" w:rsidRDefault="00000000" w:rsidRPr="00000000" w14:paraId="00000486">
      <w:pPr>
        <w:numPr>
          <w:ilvl w:val="0"/>
          <w:numId w:val="56"/>
        </w:numPr>
        <w:spacing w:after="240" w:before="0" w:beforeAutospacing="0" w:lineRule="auto"/>
        <w:ind w:left="720" w:hanging="360"/>
      </w:pPr>
      <w:r w:rsidDel="00000000" w:rsidR="00000000" w:rsidRPr="00000000">
        <w:rPr>
          <w:rtl w:val="0"/>
        </w:rPr>
        <w:t xml:space="preserve">Other: _______</w:t>
        <w:br w:type="textWrapping"/>
      </w:r>
    </w:p>
    <w:p w:rsidR="00000000" w:rsidDel="00000000" w:rsidP="00000000" w:rsidRDefault="00000000" w:rsidRPr="00000000" w14:paraId="00000487">
      <w:pPr>
        <w:spacing w:after="240" w:before="240" w:lineRule="auto"/>
        <w:rPr/>
      </w:pPr>
      <w:r w:rsidDel="00000000" w:rsidR="00000000" w:rsidRPr="00000000">
        <w:rPr>
          <w:rtl w:val="0"/>
        </w:rPr>
        <w:t xml:space="preserve">Q2. What is your total budget envelope across all schemes in your planning process?</w:t>
        <w:br w:type="textWrapping"/>
        <w:t xml:space="preserve">-  &lt; Rs. 5 cr</w:t>
        <w:br w:type="textWrapping"/>
        <w:t xml:space="preserve">-  Rs. 5-25 cr</w:t>
        <w:br w:type="textWrapping"/>
        <w:t xml:space="preserve">-  Rs. 25-50 cr</w:t>
        <w:br w:type="textWrapping"/>
        <w:t xml:space="preserve">-  &gt; Rs. 50 cr</w:t>
        <w:br w:type="textWrapping"/>
      </w:r>
      <w:commentRangeStart w:id="13"/>
      <w:r w:rsidDel="00000000" w:rsidR="00000000" w:rsidRPr="00000000">
        <w:rPr>
          <w:rtl w:val="0"/>
        </w:rPr>
        <w:t xml:space="preserve">Notes: Can also keep it open ended and let them respond.</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488">
      <w:pPr>
        <w:spacing w:after="240" w:before="240" w:lineRule="auto"/>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Q2.a</w:t>
      </w:r>
      <w:commentRangeStart w:id="14"/>
      <w:r w:rsidDel="00000000" w:rsidR="00000000" w:rsidRPr="00000000">
        <w:rPr>
          <w:rtl w:val="0"/>
        </w:rPr>
        <w:t xml:space="preserve">. How does planning happen across schemes?</w:t>
      </w:r>
    </w:p>
    <w:p w:rsidR="00000000" w:rsidDel="00000000" w:rsidP="00000000" w:rsidRDefault="00000000" w:rsidRPr="00000000" w14:paraId="0000048A">
      <w:pPr>
        <w:numPr>
          <w:ilvl w:val="0"/>
          <w:numId w:val="36"/>
        </w:numPr>
        <w:ind w:left="720" w:hanging="360"/>
      </w:pPr>
      <w:r w:rsidDel="00000000" w:rsidR="00000000" w:rsidRPr="00000000">
        <w:rPr>
          <w:rtl w:val="0"/>
        </w:rPr>
        <w:t xml:space="preserve">Mostly synchronized (annual planning cycle)</w:t>
      </w:r>
    </w:p>
    <w:p w:rsidR="00000000" w:rsidDel="00000000" w:rsidP="00000000" w:rsidRDefault="00000000" w:rsidRPr="00000000" w14:paraId="0000048B">
      <w:pPr>
        <w:numPr>
          <w:ilvl w:val="0"/>
          <w:numId w:val="36"/>
        </w:numPr>
        <w:ind w:left="720" w:hanging="360"/>
      </w:pPr>
      <w:r w:rsidDel="00000000" w:rsidR="00000000" w:rsidRPr="00000000">
        <w:rPr>
          <w:rtl w:val="0"/>
        </w:rPr>
        <w:t xml:space="preserve">Mostly scheme-specific and separate</w:t>
      </w:r>
    </w:p>
    <w:p w:rsidR="00000000" w:rsidDel="00000000" w:rsidP="00000000" w:rsidRDefault="00000000" w:rsidRPr="00000000" w14:paraId="0000048C">
      <w:pPr>
        <w:numPr>
          <w:ilvl w:val="0"/>
          <w:numId w:val="36"/>
        </w:numPr>
        <w:ind w:left="720" w:hanging="360"/>
      </w:pPr>
      <w:r w:rsidDel="00000000" w:rsidR="00000000" w:rsidRPr="00000000">
        <w:rPr>
          <w:rtl w:val="0"/>
        </w:rPr>
        <w:t xml:space="preserve">Crisis-driven adjustments</w:t>
      </w:r>
    </w:p>
    <w:p w:rsidR="00000000" w:rsidDel="00000000" w:rsidP="00000000" w:rsidRDefault="00000000" w:rsidRPr="00000000" w14:paraId="0000048D">
      <w:pPr>
        <w:numPr>
          <w:ilvl w:val="0"/>
          <w:numId w:val="36"/>
        </w:numPr>
        <w:ind w:left="720" w:hanging="360"/>
      </w:pPr>
      <w:r w:rsidDel="00000000" w:rsidR="00000000" w:rsidRPr="00000000">
        <w:rPr>
          <w:rtl w:val="0"/>
        </w:rPr>
        <w:t xml:space="preserve">End-of-FY spending pressures</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48E">
      <w:pPr>
        <w:numPr>
          <w:ilvl w:val="0"/>
          <w:numId w:val="36"/>
        </w:numPr>
        <w:ind w:left="720" w:hanging="360"/>
      </w:pPr>
      <w:r w:rsidDel="00000000" w:rsidR="00000000" w:rsidRPr="00000000">
        <w:rPr>
          <w:rtl w:val="0"/>
        </w:rPr>
        <w:t xml:space="preserve">Other: _______</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(Probe: Is VBGRAM-G planning integrated with other resilience investments or siloed?)</w:t>
      </w:r>
    </w:p>
    <w:p w:rsidR="00000000" w:rsidDel="00000000" w:rsidP="00000000" w:rsidRDefault="00000000" w:rsidRPr="00000000" w14:paraId="00000491">
      <w:pPr>
        <w:rPr/>
      </w:pPr>
      <w:r w:rsidDel="00000000" w:rsidR="00000000" w:rsidRPr="00000000">
        <w:rPr>
          <w:rtl w:val="0"/>
        </w:rPr>
        <w:t xml:space="preserve">Q3. Can projects be modified mid-implementation?</w:t>
        <w:br w:type="textWrapping"/>
        <w:t xml:space="preserve">-  Yes</w:t>
        <w:br w:type="textWrapping"/>
        <w:t xml:space="preserve">-  No</w:t>
        <w:br w:type="textWrapping"/>
        <w:t xml:space="preserve">If yes, how?</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b w:val="1"/>
          <w:bCs w:val="1"/>
          <w:rtl w:val="0"/>
        </w:rPr>
        <w:t xml:space="preserve">Q3.a. </w:t>
      </w:r>
      <w:r w:rsidDel="00000000" w:rsidR="00000000" w:rsidRPr="00000000">
        <w:rPr>
          <w:rtl w:val="0"/>
        </w:rPr>
        <w:t xml:space="preserve">When you think about prioritizing public works (e.g., watershed, flood control, roads, irrigation, drought mitigation), do you explicitly consider climate risk?</w:t>
      </w:r>
    </w:p>
    <w:p w:rsidR="00000000" w:rsidDel="00000000" w:rsidP="00000000" w:rsidRDefault="00000000" w:rsidRPr="00000000" w14:paraId="00000494">
      <w:pPr>
        <w:numPr>
          <w:ilvl w:val="0"/>
          <w:numId w:val="8"/>
        </w:numPr>
        <w:ind w:left="720" w:hanging="360"/>
      </w:pPr>
      <w:commentRangeStart w:id="15"/>
      <w:r w:rsidDel="00000000" w:rsidR="00000000" w:rsidRPr="00000000">
        <w:rPr>
          <w:rtl w:val="0"/>
        </w:rPr>
        <w:t xml:space="preserve">Yes, systematically</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495">
      <w:pPr>
        <w:numPr>
          <w:ilvl w:val="0"/>
          <w:numId w:val="8"/>
        </w:numPr>
        <w:ind w:left="720" w:hanging="360"/>
      </w:pPr>
      <w:r w:rsidDel="00000000" w:rsidR="00000000" w:rsidRPr="00000000">
        <w:rPr>
          <w:rtl w:val="0"/>
        </w:rPr>
        <w:t xml:space="preserve">Sometimes</w:t>
      </w:r>
    </w:p>
    <w:p w:rsidR="00000000" w:rsidDel="00000000" w:rsidP="00000000" w:rsidRDefault="00000000" w:rsidRPr="00000000" w14:paraId="00000496">
      <w:pPr>
        <w:numPr>
          <w:ilvl w:val="0"/>
          <w:numId w:val="8"/>
        </w:numPr>
        <w:ind w:left="720" w:hanging="360"/>
      </w:pPr>
      <w:r w:rsidDel="00000000" w:rsidR="00000000" w:rsidRPr="00000000">
        <w:rPr>
          <w:rtl w:val="0"/>
        </w:rPr>
        <w:t xml:space="preserve">Rarely</w:t>
      </w:r>
    </w:p>
    <w:p w:rsidR="00000000" w:rsidDel="00000000" w:rsidP="00000000" w:rsidRDefault="00000000" w:rsidRPr="00000000" w14:paraId="00000497">
      <w:pPr>
        <w:numPr>
          <w:ilvl w:val="0"/>
          <w:numId w:val="8"/>
        </w:numPr>
        <w:ind w:left="720" w:hanging="360"/>
      </w:pPr>
      <w:r w:rsidDel="00000000" w:rsidR="00000000" w:rsidRPr="00000000">
        <w:rPr>
          <w:rtl w:val="0"/>
        </w:rPr>
        <w:t xml:space="preserve">Only after crises</w:t>
      </w:r>
    </w:p>
    <w:p w:rsidR="00000000" w:rsidDel="00000000" w:rsidP="00000000" w:rsidRDefault="00000000" w:rsidRPr="00000000" w14:paraId="00000498">
      <w:pPr>
        <w:spacing w:after="240" w:before="240" w:lineRule="auto"/>
        <w:rPr>
          <w:b w:val="1"/>
          <w:bCs w:val="1"/>
        </w:rPr>
      </w:pPr>
      <w:r w:rsidDel="00000000" w:rsidR="00000000" w:rsidRPr="00000000">
        <w:rPr>
          <w:b w:val="1"/>
          <w:bCs w:val="1"/>
          <w:rtl w:val="0"/>
        </w:rPr>
        <w:t xml:space="preserve">If yes: how?</w:t>
      </w:r>
    </w:p>
    <w:p w:rsidR="00000000" w:rsidDel="00000000" w:rsidP="00000000" w:rsidRDefault="00000000" w:rsidRPr="00000000" w14:paraId="00000499">
      <w:pPr>
        <w:rPr/>
      </w:pPr>
      <w:r w:rsidDel="00000000" w:rsidR="00000000" w:rsidRPr="00000000">
        <w:rPr>
          <w:rtl w:val="0"/>
        </w:rPr>
        <w:t xml:space="preserve">Q3.b. What time horizon do you realistically plan for?</w:t>
      </w:r>
    </w:p>
    <w:p w:rsidR="00000000" w:rsidDel="00000000" w:rsidP="00000000" w:rsidRDefault="00000000" w:rsidRPr="00000000" w14:paraId="0000049A">
      <w:pPr>
        <w:numPr>
          <w:ilvl w:val="0"/>
          <w:numId w:val="32"/>
        </w:numPr>
        <w:ind w:left="720" w:hanging="360"/>
      </w:pPr>
      <w:r w:rsidDel="00000000" w:rsidR="00000000" w:rsidRPr="00000000">
        <w:rPr>
          <w:rtl w:val="0"/>
        </w:rPr>
        <w:t xml:space="preserve">6 months</w:t>
      </w:r>
    </w:p>
    <w:p w:rsidR="00000000" w:rsidDel="00000000" w:rsidP="00000000" w:rsidRDefault="00000000" w:rsidRPr="00000000" w14:paraId="0000049B">
      <w:pPr>
        <w:numPr>
          <w:ilvl w:val="0"/>
          <w:numId w:val="32"/>
        </w:numPr>
        <w:ind w:left="720" w:hanging="360"/>
      </w:pPr>
      <w:r w:rsidDel="00000000" w:rsidR="00000000" w:rsidRPr="00000000">
        <w:rPr>
          <w:rtl w:val="0"/>
        </w:rPr>
        <w:t xml:space="preserve">1 year</w:t>
      </w:r>
    </w:p>
    <w:p w:rsidR="00000000" w:rsidDel="00000000" w:rsidP="00000000" w:rsidRDefault="00000000" w:rsidRPr="00000000" w14:paraId="0000049C">
      <w:pPr>
        <w:numPr>
          <w:ilvl w:val="0"/>
          <w:numId w:val="32"/>
        </w:numPr>
        <w:ind w:left="720" w:hanging="360"/>
      </w:pPr>
      <w:r w:rsidDel="00000000" w:rsidR="00000000" w:rsidRPr="00000000">
        <w:rPr>
          <w:rtl w:val="0"/>
        </w:rPr>
        <w:t xml:space="preserve">3 years</w:t>
      </w:r>
    </w:p>
    <w:p w:rsidR="00000000" w:rsidDel="00000000" w:rsidP="00000000" w:rsidRDefault="00000000" w:rsidRPr="00000000" w14:paraId="0000049D">
      <w:pPr>
        <w:numPr>
          <w:ilvl w:val="0"/>
          <w:numId w:val="32"/>
        </w:numPr>
        <w:ind w:left="720" w:hanging="360"/>
      </w:pPr>
      <w:r w:rsidDel="00000000" w:rsidR="00000000" w:rsidRPr="00000000">
        <w:rPr>
          <w:rtl w:val="0"/>
        </w:rPr>
        <w:t xml:space="preserve">5+ years</w:t>
        <w:br w:type="textWrapping"/>
      </w:r>
    </w:p>
    <w:p w:rsidR="00000000" w:rsidDel="00000000" w:rsidP="00000000" w:rsidRDefault="00000000" w:rsidRPr="00000000" w14:paraId="0000049E">
      <w:pPr>
        <w:spacing w:before="280" w:lineRule="auto"/>
        <w:rPr>
          <w:b w:val="1"/>
          <w:bCs w:val="1"/>
          <w:u w:val="single"/>
        </w:rPr>
      </w:pPr>
      <w:r w:rsidDel="00000000" w:rsidR="00000000" w:rsidRPr="00000000">
        <w:rPr>
          <w:b w:val="1"/>
          <w:bCs w:val="1"/>
          <w:u w:val="single"/>
          <w:rtl w:val="0"/>
        </w:rPr>
        <w:t xml:space="preserve">1.2 Risk Assessment</w:t>
      </w:r>
    </w:p>
    <w:p w:rsidR="00000000" w:rsidDel="00000000" w:rsidP="00000000" w:rsidRDefault="00000000" w:rsidRPr="00000000" w14:paraId="0000049F">
      <w:pPr>
        <w:spacing w:after="240" w:before="240" w:lineRule="auto"/>
        <w:rPr/>
      </w:pPr>
      <w:r w:rsidDel="00000000" w:rsidR="00000000" w:rsidRPr="00000000">
        <w:rPr>
          <w:rtl w:val="0"/>
        </w:rPr>
        <w:t xml:space="preserve">Q4. How do you currently assess climate risk?</w:t>
        <w:br w:type="textWrapping"/>
        <w:t xml:space="preserve">-  IM</w:t>
      </w:r>
      <w:r w:rsidDel="00000000" w:rsidR="00000000" w:rsidRPr="00000000">
        <w:rPr>
          <w:rtl w:val="0"/>
        </w:rPr>
        <w:t xml:space="preserve">D forecasts</w:t>
        <w:br w:type="textWrapping"/>
        <w:t xml:space="preserve">-  State advisories</w:t>
        <w:br w:type="textWrapping"/>
        <w:t xml:space="preserve">-  Field reports</w:t>
        <w:br w:type="textWrapping"/>
        <w:t xml:space="preserve">-  Line department data</w:t>
        <w:br w:type="textWrapping"/>
        <w:t xml:space="preserve">-  Satellite/remote sensing</w:t>
        <w:br w:type="textWrapping"/>
        <w:t xml:space="preserve">-  Other: _______</w:t>
      </w:r>
      <w:r w:rsidDel="00000000" w:rsidR="00000000" w:rsidRPr="00000000">
        <w:rPr>
          <w:rtl w:val="0"/>
        </w:rPr>
        <w:t xml:space="preserve">____________</w:t>
      </w:r>
    </w:p>
    <w:p w:rsidR="00000000" w:rsidDel="00000000" w:rsidP="00000000" w:rsidRDefault="00000000" w:rsidRPr="00000000" w14:paraId="000004A0">
      <w:pPr>
        <w:spacing w:after="240" w:before="240" w:lineRule="auto"/>
        <w:rPr/>
      </w:pPr>
      <w:r w:rsidDel="00000000" w:rsidR="00000000" w:rsidRPr="00000000">
        <w:rPr>
          <w:rtl w:val="0"/>
        </w:rPr>
        <w:t xml:space="preserve">Q 4.1 Most trusted source: ______</w:t>
      </w:r>
    </w:p>
    <w:p w:rsidR="00000000" w:rsidDel="00000000" w:rsidP="00000000" w:rsidRDefault="00000000" w:rsidRPr="00000000" w14:paraId="000004A1">
      <w:pPr>
        <w:spacing w:after="240" w:before="240" w:lineRule="auto"/>
        <w:rPr/>
      </w:pPr>
      <w:r w:rsidDel="00000000" w:rsidR="00000000" w:rsidRPr="00000000">
        <w:rPr>
          <w:rtl w:val="0"/>
        </w:rPr>
        <w:t xml:space="preserve">For each source used:</w:t>
      </w:r>
    </w:p>
    <w:p w:rsidR="00000000" w:rsidDel="00000000" w:rsidP="00000000" w:rsidRDefault="00000000" w:rsidRPr="00000000" w14:paraId="000004A2">
      <w:pPr>
        <w:numPr>
          <w:ilvl w:val="0"/>
          <w:numId w:val="45"/>
        </w:numPr>
        <w:spacing w:after="0" w:afterAutospacing="0" w:before="240" w:lineRule="auto"/>
        <w:ind w:left="720" w:hanging="360"/>
      </w:pPr>
      <w:r w:rsidDel="00000000" w:rsidR="00000000" w:rsidRPr="00000000">
        <w:rPr>
          <w:rtl w:val="0"/>
        </w:rPr>
        <w:t xml:space="preserve">How accurate do you find it?</w:t>
      </w:r>
    </w:p>
    <w:p w:rsidR="00000000" w:rsidDel="00000000" w:rsidP="00000000" w:rsidRDefault="00000000" w:rsidRPr="00000000" w14:paraId="000004A3">
      <w:pPr>
        <w:numPr>
          <w:ilvl w:val="0"/>
          <w:numId w:val="45"/>
        </w:numPr>
        <w:spacing w:after="0" w:afterAutospacing="0" w:before="0" w:beforeAutospacing="0" w:lineRule="auto"/>
        <w:ind w:left="720" w:hanging="360"/>
      </w:pPr>
      <w:r w:rsidDel="00000000" w:rsidR="00000000" w:rsidRPr="00000000">
        <w:rPr>
          <w:rtl w:val="0"/>
        </w:rPr>
        <w:t xml:space="preserve">How actionable is it?</w:t>
      </w:r>
    </w:p>
    <w:p w:rsidR="00000000" w:rsidDel="00000000" w:rsidP="00000000" w:rsidRDefault="00000000" w:rsidRPr="00000000" w14:paraId="000004A4">
      <w:pPr>
        <w:numPr>
          <w:ilvl w:val="0"/>
          <w:numId w:val="45"/>
        </w:numPr>
        <w:spacing w:after="240" w:before="0" w:beforeAutospacing="0" w:lineRule="auto"/>
        <w:ind w:left="720" w:hanging="360"/>
      </w:pPr>
      <w:r w:rsidDel="00000000" w:rsidR="00000000" w:rsidRPr="00000000">
        <w:rPr>
          <w:rtl w:val="0"/>
        </w:rPr>
        <w:t xml:space="preserve">How much do you trust it?</w:t>
      </w:r>
    </w:p>
    <w:p w:rsidR="00000000" w:rsidDel="00000000" w:rsidP="00000000" w:rsidRDefault="00000000" w:rsidRPr="00000000" w14:paraId="000004A5">
      <w:pPr>
        <w:spacing w:after="240" w:before="240" w:lineRule="auto"/>
        <w:rPr/>
      </w:pPr>
      <w:r w:rsidDel="00000000" w:rsidR="00000000" w:rsidRPr="00000000">
        <w:rPr>
          <w:rtl w:val="0"/>
        </w:rPr>
        <w:t xml:space="preserve">(Mark High / Medium / Low trust)</w:t>
      </w:r>
    </w:p>
    <w:p w:rsidR="00000000" w:rsidDel="00000000" w:rsidP="00000000" w:rsidRDefault="00000000" w:rsidRPr="00000000" w14:paraId="000004A6">
      <w:pPr>
        <w:rPr/>
      </w:pPr>
      <w:r w:rsidDel="00000000" w:rsidR="00000000" w:rsidRPr="00000000">
        <w:rPr>
          <w:rtl w:val="0"/>
        </w:rPr>
        <w:t xml:space="preserve">Q4.2. What data do you wish you had to better prioritize projects?</w:t>
      </w:r>
    </w:p>
    <w:p w:rsidR="00000000" w:rsidDel="00000000" w:rsidP="00000000" w:rsidRDefault="00000000" w:rsidRPr="00000000" w14:paraId="000004A7">
      <w:pPr>
        <w:rPr/>
      </w:pPr>
      <w:r w:rsidDel="00000000" w:rsidR="00000000" w:rsidRPr="00000000">
        <w:rPr>
          <w:rtl w:val="0"/>
        </w:rPr>
        <w:t xml:space="preserve">(Probe generally first)</w:t>
      </w:r>
    </w:p>
    <w:p w:rsidR="00000000" w:rsidDel="00000000" w:rsidP="00000000" w:rsidRDefault="00000000" w:rsidRPr="00000000" w14:paraId="000004A8">
      <w:pPr>
        <w:rPr/>
      </w:pPr>
      <w:r w:rsidDel="00000000" w:rsidR="00000000" w:rsidRPr="00000000">
        <w:rPr>
          <w:rtl w:val="0"/>
        </w:rPr>
        <w:t xml:space="preserve">Then specifically:</w:t>
      </w:r>
    </w:p>
    <w:p w:rsidR="00000000" w:rsidDel="00000000" w:rsidP="00000000" w:rsidRDefault="00000000" w:rsidRPr="00000000" w14:paraId="000004A9">
      <w:pPr>
        <w:numPr>
          <w:ilvl w:val="0"/>
          <w:numId w:val="37"/>
        </w:numPr>
        <w:ind w:left="720" w:hanging="360"/>
      </w:pPr>
      <w:r w:rsidDel="00000000" w:rsidR="00000000" w:rsidRPr="00000000">
        <w:rPr>
          <w:rtl w:val="0"/>
        </w:rPr>
        <w:t xml:space="preserve">What climate risk data do you wish you had?</w:t>
      </w:r>
    </w:p>
    <w:p w:rsidR="00000000" w:rsidDel="00000000" w:rsidP="00000000" w:rsidRDefault="00000000" w:rsidRPr="00000000" w14:paraId="000004AA">
      <w:pPr>
        <w:numPr>
          <w:ilvl w:val="0"/>
          <w:numId w:val="37"/>
        </w:numPr>
        <w:ind w:left="720" w:hanging="360"/>
      </w:pPr>
      <w:r w:rsidDel="00000000" w:rsidR="00000000" w:rsidRPr="00000000">
        <w:rPr>
          <w:rtl w:val="0"/>
        </w:rPr>
        <w:t xml:space="preserve">What vulnerability data?</w:t>
      </w:r>
    </w:p>
    <w:p w:rsidR="00000000" w:rsidDel="00000000" w:rsidP="00000000" w:rsidRDefault="00000000" w:rsidRPr="00000000" w14:paraId="000004AB">
      <w:pPr>
        <w:numPr>
          <w:ilvl w:val="0"/>
          <w:numId w:val="37"/>
        </w:numPr>
        <w:ind w:left="720" w:hanging="360"/>
      </w:pPr>
      <w:r w:rsidDel="00000000" w:rsidR="00000000" w:rsidRPr="00000000">
        <w:rPr>
          <w:rtl w:val="0"/>
        </w:rPr>
        <w:t xml:space="preserve">What cost/benefit data?</w:t>
      </w:r>
    </w:p>
    <w:p w:rsidR="00000000" w:rsidDel="00000000" w:rsidP="00000000" w:rsidRDefault="00000000" w:rsidRPr="00000000" w14:paraId="000004AC">
      <w:pPr>
        <w:spacing w:after="240" w:before="240" w:lineRule="auto"/>
        <w:rPr/>
      </w:pPr>
      <w:r w:rsidDel="00000000" w:rsidR="00000000" w:rsidRPr="00000000">
        <w:rPr>
          <w:rtl w:val="0"/>
        </w:rPr>
        <w:t xml:space="preserve">Q5. Biggest climate event in last 5 years?</w:t>
        <w:br w:type="textWrapping"/>
        <w:t xml:space="preserve">Estimated economic loss (if known):</w:t>
      </w:r>
    </w:p>
    <w:p w:rsidR="00000000" w:rsidDel="00000000" w:rsidP="00000000" w:rsidRDefault="00000000" w:rsidRPr="00000000" w14:paraId="000004AD">
      <w:pPr>
        <w:spacing w:after="240" w:before="240" w:lineRule="auto"/>
        <w:rPr/>
      </w:pPr>
      <w:r w:rsidDel="00000000" w:rsidR="00000000" w:rsidRPr="00000000">
        <w:rPr>
          <w:rtl w:val="0"/>
        </w:rPr>
        <w:t xml:space="preserve">Q6. Do you use forecasting models for planning?</w:t>
        <w:br w:type="textWrapping"/>
        <w:t xml:space="preserve">-  Yes</w:t>
        <w:br w:type="textWrapping"/>
        <w:t xml:space="preserve">-  No</w:t>
        <w:br w:type="textWrapping"/>
        <w:t xml:space="preserve">If yes, which?</w:t>
      </w:r>
    </w:p>
    <w:p w:rsidR="00000000" w:rsidDel="00000000" w:rsidP="00000000" w:rsidRDefault="00000000" w:rsidRPr="00000000" w14:paraId="000004AE">
      <w:pPr>
        <w:spacing w:before="280" w:lineRule="auto"/>
        <w:rPr>
          <w:b w:val="1"/>
          <w:bCs w:val="1"/>
          <w:u w:val="single"/>
        </w:rPr>
      </w:pPr>
      <w:r w:rsidDel="00000000" w:rsidR="00000000" w:rsidRPr="00000000">
        <w:rPr>
          <w:b w:val="1"/>
          <w:bCs w:val="1"/>
          <w:u w:val="single"/>
          <w:rtl w:val="0"/>
        </w:rPr>
        <w:t xml:space="preserve">1.3 Planning Logic</w:t>
      </w:r>
    </w:p>
    <w:p w:rsidR="00000000" w:rsidDel="00000000" w:rsidP="00000000" w:rsidRDefault="00000000" w:rsidRPr="00000000" w14:paraId="000004AF">
      <w:pPr>
        <w:spacing w:after="240" w:before="240" w:lineRule="auto"/>
        <w:rPr/>
      </w:pPr>
      <w:r w:rsidDel="00000000" w:rsidR="00000000" w:rsidRPr="00000000">
        <w:rPr>
          <w:rtl w:val="0"/>
        </w:rPr>
        <w:t xml:space="preserve">Q7. </w:t>
      </w:r>
      <w:r w:rsidDel="00000000" w:rsidR="00000000" w:rsidRPr="00000000">
        <w:rPr>
          <w:rtl w:val="0"/>
        </w:rPr>
        <w:t xml:space="preserve">When prioritizing investments (“works”) using VBGRAM G (previously MNREGA) funds, what matters most? (Rank top 3)</w:t>
      </w:r>
      <w:r w:rsidDel="00000000" w:rsidR="00000000" w:rsidRPr="00000000">
        <w:rPr>
          <w:rtl w:val="0"/>
        </w:rPr>
      </w:r>
    </w:p>
    <w:p w:rsidR="00000000" w:rsidDel="00000000" w:rsidP="00000000" w:rsidRDefault="00000000" w:rsidRPr="00000000" w14:paraId="000004B0">
      <w:pPr>
        <w:spacing w:after="240" w:before="240" w:lineRule="auto"/>
        <w:rPr/>
      </w:pPr>
      <w:r w:rsidDel="00000000" w:rsidR="00000000" w:rsidRPr="00000000">
        <w:rPr>
          <w:rtl w:val="0"/>
        </w:rPr>
        <w:t xml:space="preserve">-  Speed of execution</w:t>
        <w:br w:type="textWrapping"/>
        <w:t xml:space="preserve">-  Political feasibility</w:t>
        <w:br w:type="textWrapping"/>
        <w:t xml:space="preserve">-  Beneficiary numbers</w:t>
        <w:br w:type="textWrapping"/>
        <w:t xml:space="preserve">-  Economic ROI</w:t>
        <w:br w:type="textWrapping"/>
        <w:t xml:space="preserve">-  Administrative simplicity</w:t>
        <w:br w:type="textWrapping"/>
        <w:t xml:space="preserve">-  Alignment with schemes</w:t>
        <w:br w:type="textWrapping"/>
        <w:t xml:space="preserve">-  Geographic targeting</w:t>
        <w:br w:type="textWrapping"/>
        <w:t xml:space="preserve">-  Other: ___________________</w:t>
      </w:r>
    </w:p>
    <w:p w:rsidR="00000000" w:rsidDel="00000000" w:rsidP="00000000" w:rsidRDefault="00000000" w:rsidRPr="00000000" w14:paraId="000004B1">
      <w:pPr>
        <w:spacing w:after="240" w:before="240" w:lineRule="auto"/>
        <w:rPr/>
      </w:pPr>
      <w:r w:rsidDel="00000000" w:rsidR="00000000" w:rsidRPr="00000000">
        <w:rPr>
          <w:rtl w:val="0"/>
        </w:rPr>
        <w:t xml:space="preserve">Top 3 (1 = highest priority):</w:t>
      </w:r>
    </w:p>
    <w:p w:rsidR="00000000" w:rsidDel="00000000" w:rsidP="00000000" w:rsidRDefault="00000000" w:rsidRPr="00000000" w14:paraId="000004B2">
      <w:pPr>
        <w:rPr/>
      </w:pPr>
      <w:r w:rsidDel="00000000" w:rsidR="00000000" w:rsidRPr="00000000">
        <w:rPr>
          <w:rtl w:val="0"/>
        </w:rPr>
        <w:t xml:space="preserve">1.</w:t>
      </w:r>
    </w:p>
    <w:p w:rsidR="00000000" w:rsidDel="00000000" w:rsidP="00000000" w:rsidRDefault="00000000" w:rsidRPr="00000000" w14:paraId="000004B3">
      <w:pPr>
        <w:rPr/>
      </w:pPr>
      <w:r w:rsidDel="00000000" w:rsidR="00000000" w:rsidRPr="00000000">
        <w:rPr>
          <w:rtl w:val="0"/>
        </w:rPr>
        <w:t xml:space="preserve">2.</w:t>
      </w:r>
    </w:p>
    <w:p w:rsidR="00000000" w:rsidDel="00000000" w:rsidP="00000000" w:rsidRDefault="00000000" w:rsidRPr="00000000" w14:paraId="000004B4">
      <w:pPr>
        <w:rPr/>
      </w:pPr>
      <w:r w:rsidDel="00000000" w:rsidR="00000000" w:rsidRPr="00000000">
        <w:rPr>
          <w:rtl w:val="0"/>
        </w:rPr>
        <w:t xml:space="preserve">3.</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SECTION 2: DATA &amp; TRUST (10-15 mins)</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Q8. If a tool predicts economic ROI or risk reduction, what would you need to trust it?</w:t>
      </w:r>
    </w:p>
    <w:p w:rsidR="00000000" w:rsidDel="00000000" w:rsidP="00000000" w:rsidRDefault="00000000" w:rsidRPr="00000000" w14:paraId="000004B9">
      <w:pPr>
        <w:spacing w:after="240" w:before="240" w:lineRule="auto"/>
        <w:rPr/>
      </w:pPr>
      <w:r w:rsidDel="00000000" w:rsidR="00000000" w:rsidRPr="00000000">
        <w:rPr>
          <w:rtl w:val="0"/>
        </w:rPr>
        <w:t xml:space="preserve">-  Clear data sources</w:t>
        <w:br w:type="textWrapping"/>
        <w:t xml:space="preserve">-  Ability to see assumptions</w:t>
        <w:br w:type="textWrapping"/>
        <w:t xml:space="preserve">-  Uncertainty ranges</w:t>
        <w:br w:type="textWrapping"/>
        <w:t xml:space="preserve">-  Ground validation</w:t>
        <w:br w:type="textWrapping"/>
        <w:t xml:space="preserve">-  Ability to exclude datasets</w:t>
        <w:br w:type="textWrapping"/>
        <w:t xml:space="preserve">-  Department validation</w:t>
        <w:br w:type="textWrapping"/>
        <w:t xml:space="preserve">-  Other: ___________________</w:t>
      </w:r>
    </w:p>
    <w:p w:rsidR="00000000" w:rsidDel="00000000" w:rsidP="00000000" w:rsidRDefault="00000000" w:rsidRPr="00000000" w14:paraId="000004BA">
      <w:pPr>
        <w:spacing w:after="240" w:before="240" w:lineRule="auto"/>
        <w:rPr/>
      </w:pPr>
      <w:r w:rsidDel="00000000" w:rsidR="00000000" w:rsidRPr="00000000">
        <w:rPr>
          <w:rtl w:val="0"/>
        </w:rPr>
        <w:t xml:space="preserve">Notes:</w:t>
      </w:r>
    </w:p>
    <w:p w:rsidR="00000000" w:rsidDel="00000000" w:rsidP="00000000" w:rsidRDefault="00000000" w:rsidRPr="00000000" w14:paraId="000004BB">
      <w:pPr>
        <w:spacing w:after="240" w:before="240" w:lineRule="auto"/>
        <w:rPr/>
      </w:pPr>
      <w:r w:rsidDel="00000000" w:rsidR="00000000" w:rsidRPr="00000000">
        <w:rPr>
          <w:rtl w:val="0"/>
        </w:rPr>
        <w:t xml:space="preserve">Q9. Would you want the ability to:</w:t>
        <w:br w:type="textWrapping"/>
        <w:t xml:space="preserve">-  Add vulnerability layers (SECC, etc.)</w:t>
        <w:br w:type="textWrapping"/>
        <w:t xml:space="preserve">-  Exclude weak datasets</w:t>
        <w:br w:type="textWrapping"/>
        <w:t xml:space="preserve">-  Overlay ongoing scheme works</w:t>
        <w:br w:type="textWrapping"/>
        <w:t xml:space="preserve">-  See uncertainty ranges</w:t>
      </w:r>
    </w:p>
    <w:p w:rsidR="00000000" w:rsidDel="00000000" w:rsidP="00000000" w:rsidRDefault="00000000" w:rsidRPr="00000000" w14:paraId="000004BC">
      <w:pPr>
        <w:rPr/>
      </w:pPr>
      <w:r w:rsidDel="00000000" w:rsidR="00000000" w:rsidRPr="00000000">
        <w:rPr>
          <w:rtl w:val="0"/>
        </w:rPr>
        <w:t xml:space="preserve">SECTION 3: PROTOTYPE TEST (20-25 mins)</w:t>
      </w:r>
    </w:p>
    <w:p w:rsidR="00000000" w:rsidDel="00000000" w:rsidP="00000000" w:rsidRDefault="00000000" w:rsidRPr="00000000" w14:paraId="000004BD">
      <w:pPr>
        <w:spacing w:after="240" w:before="240" w:lineRule="auto"/>
        <w:rPr/>
      </w:pPr>
      <w:r w:rsidDel="00000000" w:rsidR="00000000" w:rsidRPr="00000000">
        <w:rPr>
          <w:rtl w:val="0"/>
        </w:rPr>
        <w:t xml:space="preserve">(Show selected screens only)</w:t>
      </w:r>
    </w:p>
    <w:p w:rsidR="00000000" w:rsidDel="00000000" w:rsidP="00000000" w:rsidRDefault="00000000" w:rsidRPr="00000000" w14:paraId="000004BE">
      <w:pPr>
        <w:spacing w:after="240" w:before="240" w:lineRule="auto"/>
        <w:rPr/>
      </w:pPr>
      <w:r w:rsidDel="00000000" w:rsidR="00000000" w:rsidRPr="00000000">
        <w:rPr>
          <w:rtl w:val="0"/>
        </w:rPr>
        <w:t xml:space="preserve">3.1 Navigation</w:t>
      </w:r>
    </w:p>
    <w:p w:rsidR="00000000" w:rsidDel="00000000" w:rsidP="00000000" w:rsidRDefault="00000000" w:rsidRPr="00000000" w14:paraId="000004BF">
      <w:pPr>
        <w:spacing w:after="240" w:before="240" w:lineRule="auto"/>
        <w:rPr>
          <w:i w:val="1"/>
          <w:iCs w:val="1"/>
        </w:rPr>
      </w:pPr>
      <w:r w:rsidDel="00000000" w:rsidR="00000000" w:rsidRPr="00000000">
        <w:rPr>
          <w:rtl w:val="0"/>
        </w:rPr>
        <w:t xml:space="preserve">Q10. </w:t>
      </w:r>
      <w:r w:rsidDel="00000000" w:rsidR="00000000" w:rsidRPr="00000000">
        <w:rPr>
          <w:i w:val="1"/>
          <w:iCs w:val="1"/>
          <w:rtl w:val="0"/>
        </w:rPr>
        <w:t xml:space="preserve">"What would you click first?"</w:t>
      </w:r>
    </w:p>
    <w:p w:rsidR="00000000" w:rsidDel="00000000" w:rsidP="00000000" w:rsidRDefault="00000000" w:rsidRPr="00000000" w14:paraId="000004C0">
      <w:pPr>
        <w:spacing w:after="240" w:before="240" w:lineRule="auto"/>
        <w:rPr/>
      </w:pPr>
      <w:r w:rsidDel="00000000" w:rsidR="00000000" w:rsidRPr="00000000">
        <w:rPr>
          <w:rtl w:val="0"/>
        </w:rPr>
        <w:t xml:space="preserve">Q10.a Was navigation intuitive?</w:t>
        <w:br w:type="textWrapping"/>
        <w:t xml:space="preserve">-  Yes</w:t>
        <w:br w:type="textWrapping"/>
        <w:t xml:space="preserve">-  No</w:t>
      </w:r>
    </w:p>
    <w:p w:rsidR="00000000" w:rsidDel="00000000" w:rsidP="00000000" w:rsidRDefault="00000000" w:rsidRPr="00000000" w14:paraId="000004C1">
      <w:pPr>
        <w:spacing w:after="240" w:before="240" w:lineRule="auto"/>
        <w:rPr/>
      </w:pPr>
      <w:r w:rsidDel="00000000" w:rsidR="00000000" w:rsidRPr="00000000">
        <w:rPr>
          <w:rtl w:val="0"/>
        </w:rPr>
        <w:t xml:space="preserve">Q10.b Where did hesitation occur?</w:t>
      </w:r>
    </w:p>
    <w:p w:rsidR="00000000" w:rsidDel="00000000" w:rsidP="00000000" w:rsidRDefault="00000000" w:rsidRPr="00000000" w14:paraId="000004C2">
      <w:pPr>
        <w:rPr/>
      </w:pPr>
      <w:r w:rsidDel="00000000" w:rsidR="00000000" w:rsidRPr="00000000">
        <w:rPr>
          <w:rtl w:val="0"/>
        </w:rPr>
        <w:t xml:space="preserve">3.2 Use Case Scenario</w:t>
      </w:r>
    </w:p>
    <w:p w:rsidR="00000000" w:rsidDel="00000000" w:rsidP="00000000" w:rsidRDefault="00000000" w:rsidRPr="00000000" w14:paraId="000004C3">
      <w:pPr>
        <w:spacing w:after="240" w:before="240" w:lineRule="auto"/>
        <w:rPr/>
      </w:pPr>
      <w:r w:rsidDel="00000000" w:rsidR="00000000" w:rsidRPr="00000000">
        <w:rPr>
          <w:rtl w:val="0"/>
        </w:rPr>
        <w:t xml:space="preserve">Q11. Prompt:</w:t>
        <w:br w:type="textWrapping"/>
        <w:t xml:space="preserve">“If facing drought risk next year, how would you use this?”</w:t>
      </w:r>
    </w:p>
    <w:p w:rsidR="00000000" w:rsidDel="00000000" w:rsidP="00000000" w:rsidRDefault="00000000" w:rsidRPr="00000000" w14:paraId="000004C4">
      <w:pPr>
        <w:spacing w:after="240" w:before="240" w:lineRule="auto"/>
        <w:rPr/>
      </w:pPr>
      <w:r w:rsidDel="00000000" w:rsidR="00000000" w:rsidRPr="00000000">
        <w:rPr>
          <w:rtl w:val="0"/>
        </w:rPr>
        <w:t xml:space="preserve">Q11.a Did DC focus on:</w:t>
        <w:br w:type="textWrapping"/>
        <w:t xml:space="preserve">-  Risk map</w:t>
        <w:br w:type="textWrapping"/>
        <w:t xml:space="preserve">-  ROI</w:t>
        <w:br w:type="textWrapping"/>
        <w:t xml:space="preserve">-  Scheme feasibility</w:t>
        <w:br w:type="textWrapping"/>
        <w:t xml:space="preserve">-  Monitoring</w:t>
        <w:br w:type="textWrapping"/>
        <w:t xml:space="preserve">-  Other: ___________________</w:t>
      </w:r>
    </w:p>
    <w:p w:rsidR="00000000" w:rsidDel="00000000" w:rsidP="00000000" w:rsidRDefault="00000000" w:rsidRPr="00000000" w14:paraId="000004C5">
      <w:pPr>
        <w:spacing w:after="240" w:before="240" w:lineRule="auto"/>
        <w:rPr/>
      </w:pPr>
      <w:r w:rsidDel="00000000" w:rsidR="00000000" w:rsidRPr="00000000">
        <w:rPr>
          <w:rtl w:val="0"/>
        </w:rPr>
        <w:t xml:space="preserve">Observations:</w:t>
      </w:r>
    </w:p>
    <w:p w:rsidR="00000000" w:rsidDel="00000000" w:rsidP="00000000" w:rsidRDefault="00000000" w:rsidRPr="00000000" w14:paraId="000004C6">
      <w:pPr>
        <w:rPr/>
      </w:pPr>
      <w:r w:rsidDel="00000000" w:rsidR="00000000" w:rsidRPr="00000000">
        <w:rPr>
          <w:rtl w:val="0"/>
        </w:rPr>
        <w:t xml:space="preserve">3.3 Feature Feedback</w:t>
      </w:r>
    </w:p>
    <w:p w:rsidR="00000000" w:rsidDel="00000000" w:rsidP="00000000" w:rsidRDefault="00000000" w:rsidRPr="00000000" w14:paraId="000004C7">
      <w:pPr>
        <w:spacing w:after="240" w:before="240" w:lineRule="auto"/>
        <w:rPr/>
      </w:pPr>
      <w:r w:rsidDel="00000000" w:rsidR="00000000" w:rsidRPr="00000000">
        <w:rPr>
          <w:rtl w:val="0"/>
        </w:rPr>
        <w:t xml:space="preserve">Q12. Complexity level:</w:t>
        <w:br w:type="textWrapping"/>
        <w:t xml:space="preserve">-  Too complex</w:t>
        <w:br w:type="textWrapping"/>
        <w:t xml:space="preserve">-  About right</w:t>
        <w:br w:type="textWrapping"/>
        <w:t xml:space="preserve">-  Too simple</w:t>
      </w:r>
    </w:p>
    <w:p w:rsidR="00000000" w:rsidDel="00000000" w:rsidP="00000000" w:rsidRDefault="00000000" w:rsidRPr="00000000" w14:paraId="000004C8">
      <w:pPr>
        <w:spacing w:after="240" w:before="240" w:lineRule="auto"/>
        <w:rPr/>
      </w:pPr>
      <w:r w:rsidDel="00000000" w:rsidR="00000000" w:rsidRPr="00000000">
        <w:rPr>
          <w:rtl w:val="0"/>
        </w:rPr>
        <w:t xml:space="preserve">Q12.a. What should be simplified?</w:t>
      </w:r>
    </w:p>
    <w:p w:rsidR="00000000" w:rsidDel="00000000" w:rsidP="00000000" w:rsidRDefault="00000000" w:rsidRPr="00000000" w14:paraId="000004C9">
      <w:pPr>
        <w:rPr/>
      </w:pPr>
      <w:r w:rsidDel="00000000" w:rsidR="00000000" w:rsidRPr="00000000">
        <w:rPr>
          <w:rtl w:val="0"/>
        </w:rPr>
        <w:t xml:space="preserve">Transparency:</w:t>
        <w:br w:type="textWrapping"/>
        <w:t xml:space="preserve">Q12.b. Do they want data sources clearly visible?</w:t>
        <w:br w:type="textWrapping"/>
        <w:t xml:space="preserve">-  Yes</w:t>
        <w:br w:type="textWrapping"/>
        <w:t xml:space="preserve">-  No</w:t>
      </w:r>
    </w:p>
    <w:p w:rsidR="00000000" w:rsidDel="00000000" w:rsidP="00000000" w:rsidRDefault="00000000" w:rsidRPr="00000000" w14:paraId="000004CA">
      <w:pPr>
        <w:spacing w:after="240" w:before="240" w:lineRule="auto"/>
        <w:rPr/>
      </w:pPr>
      <w:r w:rsidDel="00000000" w:rsidR="00000000" w:rsidRPr="00000000">
        <w:rPr>
          <w:rtl w:val="0"/>
        </w:rPr>
        <w:t xml:space="preserve">Q12.c. Uncertainty bands useful?</w:t>
        <w:br w:type="textWrapping"/>
        <w:t xml:space="preserve">-  Yes</w:t>
        <w:br w:type="textWrapping"/>
        <w:t xml:space="preserve">-  No</w:t>
        <w:br w:type="textWrapping"/>
        <w:t xml:space="preserve">-  Would confuse users</w:t>
      </w:r>
    </w:p>
    <w:p w:rsidR="00000000" w:rsidDel="00000000" w:rsidP="00000000" w:rsidRDefault="00000000" w:rsidRPr="00000000" w14:paraId="000004CB">
      <w:pPr>
        <w:spacing w:after="240" w:before="240" w:lineRule="auto"/>
        <w:rPr/>
      </w:pPr>
      <w:r w:rsidDel="00000000" w:rsidR="00000000" w:rsidRPr="00000000">
        <w:rPr>
          <w:rtl w:val="0"/>
        </w:rPr>
        <w:t xml:space="preserve">Q12.d. Satellite imagery resolution sufficient?</w:t>
        <w:br w:type="textWrapping"/>
        <w:t xml:space="preserve">-  Yes</w:t>
        <w:br w:type="textWrapping"/>
        <w:t xml:space="preserve">-  No</w:t>
      </w:r>
    </w:p>
    <w:p w:rsidR="00000000" w:rsidDel="00000000" w:rsidP="00000000" w:rsidRDefault="00000000" w:rsidRPr="00000000" w14:paraId="000004CC">
      <w:pPr>
        <w:spacing w:after="240" w:before="240" w:lineRule="auto"/>
        <w:rPr/>
      </w:pPr>
      <w:r w:rsidDel="00000000" w:rsidR="00000000" w:rsidRPr="00000000">
        <w:rPr>
          <w:rtl w:val="0"/>
        </w:rPr>
        <w:t xml:space="preserve">Q12.e. Should district HQ/boundaries be clearly highlighted?</w:t>
        <w:br w:type="textWrapping"/>
        <w:t xml:space="preserve">-  Yes</w:t>
        <w:br w:type="textWrapping"/>
        <w:t xml:space="preserve">-  No</w:t>
      </w:r>
    </w:p>
    <w:p w:rsidR="00000000" w:rsidDel="00000000" w:rsidP="00000000" w:rsidRDefault="00000000" w:rsidRPr="00000000" w14:paraId="000004CD">
      <w:pPr>
        <w:spacing w:after="240" w:before="240" w:lineRule="auto"/>
        <w:rPr/>
      </w:pPr>
      <w:r w:rsidDel="00000000" w:rsidR="00000000" w:rsidRPr="00000000">
        <w:rPr>
          <w:rtl w:val="0"/>
        </w:rPr>
        <w:t xml:space="preserve">Q13. Language preference:</w:t>
        <w:br w:type="textWrapping"/>
        <w:t xml:space="preserve">-  English fine</w:t>
        <w:br w:type="textWrapping"/>
        <w:t xml:space="preserve">-  Needs Tamil</w:t>
        <w:br w:type="textWrapping"/>
        <w:t xml:space="preserve">-  Needs Marathi</w:t>
        <w:br w:type="textWrapping"/>
        <w:t xml:space="preserve">-  Other: ___________</w:t>
      </w:r>
    </w:p>
    <w:p w:rsidR="00000000" w:rsidDel="00000000" w:rsidP="00000000" w:rsidRDefault="00000000" w:rsidRPr="00000000" w14:paraId="000004CE">
      <w:pPr>
        <w:spacing w:after="240" w:before="240" w:lineRule="auto"/>
        <w:rPr/>
      </w:pPr>
      <w:r w:rsidDel="00000000" w:rsidR="00000000" w:rsidRPr="00000000">
        <w:rPr>
          <w:rtl w:val="0"/>
        </w:rPr>
        <w:t xml:space="preserve">Q14. Who would use this tool?</w:t>
      </w:r>
    </w:p>
    <w:p w:rsidR="00000000" w:rsidDel="00000000" w:rsidP="00000000" w:rsidRDefault="00000000" w:rsidRPr="00000000" w14:paraId="000004CF">
      <w:pPr>
        <w:rPr/>
      </w:pPr>
      <w:r w:rsidDel="00000000" w:rsidR="00000000" w:rsidRPr="00000000">
        <w:rPr>
          <w:rtl w:val="0"/>
        </w:rPr>
        <w:t xml:space="preserve">– Only DC</w:t>
      </w:r>
    </w:p>
    <w:p w:rsidR="00000000" w:rsidDel="00000000" w:rsidP="00000000" w:rsidRDefault="00000000" w:rsidRPr="00000000" w14:paraId="000004D0">
      <w:pPr>
        <w:rPr/>
      </w:pPr>
      <w:r w:rsidDel="00000000" w:rsidR="00000000" w:rsidRPr="00000000">
        <w:rPr>
          <w:rtl w:val="0"/>
        </w:rPr>
        <w:t xml:space="preserve">– ADM</w:t>
        <w:br w:type="textWrapping"/>
        <w:t xml:space="preserve">– Planning officer</w:t>
        <w:br w:type="textWrapping"/>
        <w:t xml:space="preserve">– Line departments</w:t>
      </w:r>
    </w:p>
    <w:p w:rsidR="00000000" w:rsidDel="00000000" w:rsidP="00000000" w:rsidRDefault="00000000" w:rsidRPr="00000000" w14:paraId="000004D1">
      <w:pPr>
        <w:rPr/>
      </w:pPr>
      <w:r w:rsidDel="00000000" w:rsidR="00000000" w:rsidRPr="00000000">
        <w:rPr>
          <w:rtl w:val="0"/>
        </w:rPr>
        <w:t xml:space="preserve">– Dedicated Analyst</w:t>
      </w:r>
    </w:p>
    <w:p w:rsidR="00000000" w:rsidDel="00000000" w:rsidP="00000000" w:rsidRDefault="00000000" w:rsidRPr="00000000" w14:paraId="000004D2">
      <w:pPr>
        <w:rPr/>
      </w:pPr>
      <w:r w:rsidDel="00000000" w:rsidR="00000000" w:rsidRPr="00000000">
        <w:rPr>
          <w:rtl w:val="0"/>
        </w:rPr>
        <w:t xml:space="preserve">– Other </w:t>
      </w:r>
    </w:p>
    <w:p w:rsidR="00000000" w:rsidDel="00000000" w:rsidP="00000000" w:rsidRDefault="00000000" w:rsidRPr="00000000" w14:paraId="000004D3">
      <w:pPr>
        <w:spacing w:after="240" w:before="240" w:lineRule="auto"/>
        <w:rPr/>
      </w:pPr>
      <w:r w:rsidDel="00000000" w:rsidR="00000000" w:rsidRPr="00000000">
        <w:rPr>
          <w:rtl w:val="0"/>
        </w:rPr>
        <w:t xml:space="preserve">Q15. Do you trust the information provided, or are you skeptical?</w:t>
      </w:r>
    </w:p>
    <w:p w:rsidR="00000000" w:rsidDel="00000000" w:rsidP="00000000" w:rsidRDefault="00000000" w:rsidRPr="00000000" w14:paraId="000004D4">
      <w:pPr>
        <w:rPr/>
      </w:pPr>
      <w:commentRangeStart w:id="16"/>
      <w:r w:rsidDel="00000000" w:rsidR="00000000" w:rsidRPr="00000000">
        <w:rPr>
          <w:rtl w:val="0"/>
        </w:rPr>
        <w:t xml:space="preserve">SECTION 4: ADOPTION REALITY CHECK (10 mins)</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4D5">
      <w:pPr>
        <w:spacing w:after="240" w:before="240" w:lineRule="auto"/>
        <w:rPr/>
      </w:pPr>
      <w:r w:rsidDel="00000000" w:rsidR="00000000" w:rsidRPr="00000000">
        <w:rPr>
          <w:rtl w:val="0"/>
        </w:rPr>
        <w:t xml:space="preserve">Q16. How often would you realistically use this?</w:t>
        <w:br w:type="textWrapping"/>
        <w:t xml:space="preserve">-  Weekly</w:t>
        <w:br w:type="textWrapping"/>
        <w:t xml:space="preserve">-  Monthly</w:t>
        <w:br w:type="textWrapping"/>
        <w:t xml:space="preserve">-  Quarterly</w:t>
        <w:br w:type="textWrapping"/>
        <w:t xml:space="preserve">-  During crises only</w:t>
        <w:br w:type="textWrapping"/>
        <w:t xml:space="preserve">-  Rarely</w:t>
      </w:r>
    </w:p>
    <w:p w:rsidR="00000000" w:rsidDel="00000000" w:rsidP="00000000" w:rsidRDefault="00000000" w:rsidRPr="00000000" w14:paraId="000004D6">
      <w:pPr>
        <w:spacing w:after="240" w:before="240" w:lineRule="auto"/>
        <w:rPr/>
      </w:pPr>
      <w:r w:rsidDel="00000000" w:rsidR="00000000" w:rsidRPr="00000000">
        <w:rPr>
          <w:rtl w:val="0"/>
        </w:rPr>
        <w:t xml:space="preserve">Q16.a. What would prevent you from using this?</w:t>
      </w:r>
    </w:p>
    <w:p w:rsidR="00000000" w:rsidDel="00000000" w:rsidP="00000000" w:rsidRDefault="00000000" w:rsidRPr="00000000" w14:paraId="000004D7">
      <w:pPr>
        <w:rPr/>
      </w:pPr>
      <w:r w:rsidDel="00000000" w:rsidR="00000000" w:rsidRPr="00000000">
        <w:rPr>
          <w:rtl w:val="0"/>
        </w:rPr>
        <w:t xml:space="preserve">Q16.b. If available tomorrow, would you try it?</w:t>
        <w:br w:type="textWrapping"/>
        <w:t xml:space="preserve">-  Yes</w:t>
        <w:br w:type="textWrapping"/>
        <w:t xml:space="preserve">-  Maybe</w:t>
        <w:br w:type="textWrapping"/>
        <w:t xml:space="preserve">-  No</w:t>
      </w:r>
    </w:p>
    <w:p w:rsidR="00000000" w:rsidDel="00000000" w:rsidP="00000000" w:rsidRDefault="00000000" w:rsidRPr="00000000" w14:paraId="000004D8">
      <w:pPr>
        <w:spacing w:after="240" w:before="240" w:lineRule="auto"/>
        <w:rPr/>
      </w:pPr>
      <w:r w:rsidDel="00000000" w:rsidR="00000000" w:rsidRPr="00000000">
        <w:rPr>
          <w:rtl w:val="0"/>
        </w:rPr>
        <w:t xml:space="preserve">Q16.c </w:t>
      </w:r>
      <w:commentRangeStart w:id="17"/>
      <w:r w:rsidDel="00000000" w:rsidR="00000000" w:rsidRPr="00000000">
        <w:rPr>
          <w:rtl w:val="0"/>
        </w:rPr>
        <w:t xml:space="preserve">Why?</w:t>
      </w:r>
      <w:commentRangeEnd w:id="17"/>
      <w:r w:rsidDel="00000000" w:rsidR="00000000" w:rsidRPr="00000000">
        <w:commentReference w:id="17"/>
      </w:r>
      <w:r w:rsidDel="00000000" w:rsidR="00000000" w:rsidRPr="00000000">
        <w:rPr>
          <w:rtl w:val="0"/>
        </w:rPr>
        <w:br w:type="textWrapping"/>
      </w:r>
    </w:p>
    <w:p w:rsidR="00000000" w:rsidDel="00000000" w:rsidP="00000000" w:rsidRDefault="00000000" w:rsidRPr="00000000" w14:paraId="000004D9">
      <w:pPr>
        <w:spacing w:before="280" w:lineRule="auto"/>
        <w:rPr/>
      </w:pPr>
      <w:r w:rsidDel="00000000" w:rsidR="00000000" w:rsidRPr="00000000">
        <w:rPr>
          <w:rtl w:val="0"/>
        </w:rPr>
        <w:t xml:space="preserve">Q17. How often would your STAFF use this?</w:t>
      </w:r>
    </w:p>
    <w:p w:rsidR="00000000" w:rsidDel="00000000" w:rsidP="00000000" w:rsidRDefault="00000000" w:rsidRPr="00000000" w14:paraId="000004DA">
      <w:pPr>
        <w:numPr>
          <w:ilvl w:val="0"/>
          <w:numId w:val="24"/>
        </w:numPr>
        <w:spacing w:after="0" w:afterAutospacing="0" w:before="240" w:lineRule="auto"/>
        <w:ind w:left="720" w:hanging="360"/>
      </w:pPr>
      <w:r w:rsidDel="00000000" w:rsidR="00000000" w:rsidRPr="00000000">
        <w:rPr>
          <w:rtl w:val="0"/>
        </w:rPr>
        <w:t xml:space="preserve">Weekly</w:t>
      </w:r>
    </w:p>
    <w:p w:rsidR="00000000" w:rsidDel="00000000" w:rsidP="00000000" w:rsidRDefault="00000000" w:rsidRPr="00000000" w14:paraId="000004DB">
      <w:pPr>
        <w:numPr>
          <w:ilvl w:val="0"/>
          <w:numId w:val="24"/>
        </w:numPr>
        <w:spacing w:after="0" w:afterAutospacing="0" w:before="0" w:beforeAutospacing="0" w:lineRule="auto"/>
        <w:ind w:left="720" w:hanging="360"/>
      </w:pPr>
      <w:r w:rsidDel="00000000" w:rsidR="00000000" w:rsidRPr="00000000">
        <w:rPr>
          <w:rtl w:val="0"/>
        </w:rPr>
        <w:t xml:space="preserve">Monthly</w:t>
      </w:r>
    </w:p>
    <w:p w:rsidR="00000000" w:rsidDel="00000000" w:rsidP="00000000" w:rsidRDefault="00000000" w:rsidRPr="00000000" w14:paraId="000004DC">
      <w:pPr>
        <w:numPr>
          <w:ilvl w:val="0"/>
          <w:numId w:val="24"/>
        </w:numPr>
        <w:spacing w:after="0" w:afterAutospacing="0" w:before="0" w:beforeAutospacing="0" w:lineRule="auto"/>
        <w:ind w:left="720" w:hanging="360"/>
      </w:pPr>
      <w:r w:rsidDel="00000000" w:rsidR="00000000" w:rsidRPr="00000000">
        <w:rPr>
          <w:rtl w:val="0"/>
        </w:rPr>
        <w:t xml:space="preserve">Quarterly</w:t>
      </w:r>
    </w:p>
    <w:p w:rsidR="00000000" w:rsidDel="00000000" w:rsidP="00000000" w:rsidRDefault="00000000" w:rsidRPr="00000000" w14:paraId="000004DD">
      <w:pPr>
        <w:numPr>
          <w:ilvl w:val="0"/>
          <w:numId w:val="24"/>
        </w:numPr>
        <w:spacing w:after="0" w:afterAutospacing="0" w:before="0" w:beforeAutospacing="0" w:lineRule="auto"/>
        <w:ind w:left="720" w:hanging="360"/>
      </w:pPr>
      <w:r w:rsidDel="00000000" w:rsidR="00000000" w:rsidRPr="00000000">
        <w:rPr>
          <w:rtl w:val="0"/>
        </w:rPr>
        <w:t xml:space="preserve">During planning cycles only</w:t>
      </w:r>
    </w:p>
    <w:p w:rsidR="00000000" w:rsidDel="00000000" w:rsidP="00000000" w:rsidRDefault="00000000" w:rsidRPr="00000000" w14:paraId="000004DE">
      <w:pPr>
        <w:numPr>
          <w:ilvl w:val="0"/>
          <w:numId w:val="24"/>
        </w:numPr>
        <w:spacing w:after="240" w:before="0" w:beforeAutospacing="0" w:lineRule="auto"/>
        <w:ind w:left="720" w:hanging="360"/>
      </w:pPr>
      <w:r w:rsidDel="00000000" w:rsidR="00000000" w:rsidRPr="00000000">
        <w:rPr>
          <w:rtl w:val="0"/>
        </w:rPr>
        <w:t xml:space="preserve">Rarely</w:t>
        <w:br w:type="textWrapping"/>
      </w:r>
    </w:p>
    <w:p w:rsidR="00000000" w:rsidDel="00000000" w:rsidP="00000000" w:rsidRDefault="00000000" w:rsidRPr="00000000" w14:paraId="000004DF">
      <w:pPr>
        <w:spacing w:after="240" w:before="240" w:lineRule="auto"/>
        <w:rPr/>
      </w:pPr>
      <w:r w:rsidDel="00000000" w:rsidR="00000000" w:rsidRPr="00000000">
        <w:rPr>
          <w:rtl w:val="0"/>
        </w:rPr>
        <w:t xml:space="preserve">Q18. What would  make the tool more useful or make you or your team more likely to use it? </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Notes (for internal use)</w:t>
      </w:r>
    </w:p>
    <w:p w:rsidR="00000000" w:rsidDel="00000000" w:rsidP="00000000" w:rsidRDefault="00000000" w:rsidRPr="00000000" w14:paraId="000004E2">
      <w:pPr>
        <w:spacing w:after="240" w:before="240" w:lineRule="auto"/>
        <w:rPr/>
      </w:pPr>
      <w:r w:rsidDel="00000000" w:rsidR="00000000" w:rsidRPr="00000000">
        <w:rPr>
          <w:rtl w:val="0"/>
        </w:rPr>
        <w:t xml:space="preserve">Appetite level (1-5):</w:t>
        <w:br w:type="textWrapping"/>
        <w:t xml:space="preserve">Trust concerns:</w:t>
        <w:br w:type="textWrapping"/>
        <w:t xml:space="preserve">Simplification needed:</w:t>
        <w:br w:type="textWrapping"/>
        <w:t xml:space="preserve">Most valuable feature:</w:t>
        <w:br w:type="textWrapping"/>
        <w:t xml:space="preserve">Red flags: </w:t>
      </w:r>
    </w:p>
    <w:p w:rsidR="00000000" w:rsidDel="00000000" w:rsidP="00000000" w:rsidRDefault="00000000" w:rsidRPr="00000000" w14:paraId="000004E3">
      <w:pPr>
        <w:spacing w:after="240" w:before="240" w:lineRule="auto"/>
        <w:rPr/>
      </w:pPr>
      <w:r w:rsidDel="00000000" w:rsidR="00000000" w:rsidRPr="00000000">
        <w:rPr>
          <w:rtl w:val="0"/>
        </w:rPr>
        <w:t xml:space="preserve">Follow-up contacts suggested: </w:t>
      </w:r>
    </w:p>
    <w:p w:rsidR="00000000" w:rsidDel="00000000" w:rsidP="00000000" w:rsidRDefault="00000000" w:rsidRPr="00000000" w14:paraId="000004E4">
      <w:pPr>
        <w:rPr/>
      </w:pPr>
      <w:r w:rsidDel="00000000" w:rsidR="00000000" w:rsidRPr="00000000">
        <w:rPr>
          <w:rtl w:val="0"/>
        </w:rPr>
      </w:r>
    </w:p>
    <w:sectPr>
      <w:headerReference r:id="rId43"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ton Heil" w:id="17" w:date="2026-02-12T15:19:50Z">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Similarly, we could add an open ended question asking what would make the tool more useful or make them more likely to use it.</w:t>
      </w:r>
    </w:p>
  </w:comment>
  <w:comment w:author="Saanjuli Gupta" w:id="0" w:date="2026-03-03T17:50:43Z">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@anindya.singh@ifmr.ac.in could you please point out where is the summary of this meeting?</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anindya.singh@ifmr.ac.in_</w:t>
      </w:r>
    </w:p>
  </w:comment>
  <w:comment w:author="Charity Troyer Moore" w:id="10" w:date="2026-02-13T01:19:31Z">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might start with what they think the district's biggest priorities are, what total budget they access/their planning process, and how they determine both of those when they entered the district (since many Collectors are likely to be relatively new to the district where they're working). We have a relatively clear sense of how the district plans for NREGS, but it would be helpful to understand how this fits in with other budget plans -- e.g., does this ALL happen at the end of the FY/is it in sync across programs or is planning more scattered, which affects how decisions are made</w:t>
      </w:r>
    </w:p>
  </w:comment>
  <w:comment w:author="Meghana Mungikar" w:id="11" w:date="2026-02-17T00:31:26Z">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Charity Troyer Moore" w:id="16" w:date="2026-02-13T01:18:18Z">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likely to delegate some usage so may also want to ask about how frequently/in what ways they are expecting staff to use the tool</w:t>
      </w:r>
    </w:p>
  </w:comment>
  <w:comment w:author="Rohini Pande" w:id="13" w:date="2026-02-17T16:41:34Z">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better to keep open ended</w:t>
      </w:r>
    </w:p>
  </w:comment>
  <w:comment w:author="Saanjuli Gupta" w:id="6" w:date="2026-03-03T18:01:43Z">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write action items if any @anindya.singh@ifmr.ac.in</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anindya.singh@ifmr.ac.in_</w:t>
      </w:r>
    </w:p>
  </w:comment>
  <w:comment w:author="Rohini Pande" w:id="12" w:date="2026-02-17T16:42:16Z">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ask them to rank priorities on a scale since I suspect all matter so we want to know relative importance</w:t>
      </w:r>
    </w:p>
  </w:comment>
  <w:comment w:author="Rohini Pande" w:id="14" w:date="2026-02-17T16:42:58Z">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its likely both happen planning that is then adjusted. Unclear to me whether aim is to rank or?</w:t>
      </w:r>
    </w:p>
  </w:comment>
  <w:comment w:author="Meghana Mungikar" w:id="9" w:date="2026-02-17T00:34:05Z">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@anindya.singh@ifmr.ac.in Hi! Could you please fix the numbering in this questionnaire? Thanks a lot!</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anindya.singh@ifmr.ac.in_</w:t>
      </w:r>
    </w:p>
  </w:comment>
  <w:comment w:author="Saanjuli Gupta" w:id="7" w:date="2026-03-03T18:04:55Z">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 key takeaways and action items from this meeting? @anindya.singh@ifmr.ac.in</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anindya.singh@ifmr.ac.in_</w:t>
      </w:r>
    </w:p>
  </w:comment>
  <w:comment w:author="Rohini Pande" w:id="15" w:date="2026-02-17T16:43:20Z">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maybe ask on scale?</w:t>
      </w:r>
    </w:p>
  </w:comment>
  <w:comment w:author="Saanjuli Gupta" w:id="8" w:date="2026-03-03T18:05:35Z">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have notes from other departments of Ramnathpuram? and Rahul Nadh chennai? @anindya.singh@ifmr.ac.in</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anindya.singh@ifmr.ac.in_</w:t>
      </w:r>
    </w:p>
  </w:comment>
  <w:comment w:author="Saanjuli Gupta" w:id="1" w:date="2026-03-03T18:06:41Z">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preparing this one, have you combined the notes taken by Trishika? @anindya.singh@ifmr.ac.in</w:t>
      </w:r>
    </w:p>
  </w:comment>
  <w:comment w:author="Anindya Singh" w:id="2" w:date="2026-03-05T10:55:06Z">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not receive Trishika's notes.</w:t>
      </w:r>
    </w:p>
  </w:comment>
  <w:comment w:author="Saanjuli Gupta" w:id="3" w:date="2026-03-05T16:57:42Z">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shared on the whatsapp- the group.</w:t>
      </w:r>
    </w:p>
  </w:comment>
  <w:comment w:author="Anindya Singh" w:id="4" w:date="2026-03-05T17:08:12Z">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not the DC notes, she shared the SDMA Mithali Chandra's notes.</w:t>
      </w:r>
    </w:p>
  </w:comment>
  <w:comment w:author="Saanjuli Gupta" w:id="5" w:date="2026-03-05T17:17:10Z">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Helvetica Neu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2121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2121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2121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color w:val="2121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color w:val="2121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color w:val="2121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hyperlink" Target="mailto:saanjuli.gupta@ifmr.ac.in" TargetMode="External"/><Relationship Id="rId42" Type="http://schemas.openxmlformats.org/officeDocument/2006/relationships/header" Target="header4.xml"/><Relationship Id="rId41" Type="http://schemas.openxmlformats.org/officeDocument/2006/relationships/header" Target="header3.xml"/><Relationship Id="rId22" Type="http://schemas.openxmlformats.org/officeDocument/2006/relationships/hyperlink" Target="https://www.google.com/calendar/event?eid=MmZycnNnbmxyYWlwMG9hZGYxN2s4aTl1a2UgYW5pbmR5YS5zaW5naEBpZm1yLmFjLmlu" TargetMode="External"/><Relationship Id="rId21" Type="http://schemas.openxmlformats.org/officeDocument/2006/relationships/hyperlink" Target="mailto:anindya.singh@ifmr.ac.in" TargetMode="External"/><Relationship Id="rId43" Type="http://schemas.openxmlformats.org/officeDocument/2006/relationships/header" Target="header5.xml"/><Relationship Id="rId24" Type="http://schemas.openxmlformats.org/officeDocument/2006/relationships/hyperlink" Target="mailto:leighanne@gmail.com" TargetMode="External"/><Relationship Id="rId23" Type="http://schemas.openxmlformats.org/officeDocument/2006/relationships/hyperlink" Target="mailto:anindya.singh@ifmr.ac.i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google.com/calendar/event?eid=aWlwa2w4ZTB0dXR0djI4azRyaG9wZmQxZmsgYW5pbmR5YS5zaW5naEBpZm1yLmFjLmlu" TargetMode="External"/><Relationship Id="rId26" Type="http://schemas.openxmlformats.org/officeDocument/2006/relationships/hyperlink" Target="mailto:meghana.mungikar@yale.edu" TargetMode="External"/><Relationship Id="rId25" Type="http://schemas.openxmlformats.org/officeDocument/2006/relationships/hyperlink" Target="mailto:leighmiller@xwf.x.team" TargetMode="External"/><Relationship Id="rId28" Type="http://schemas.openxmlformats.org/officeDocument/2006/relationships/hyperlink" Target="mailto:vinay.nagaraju@ifmr.ac.in" TargetMode="External"/><Relationship Id="rId27" Type="http://schemas.openxmlformats.org/officeDocument/2006/relationships/hyperlink" Target="mailto:saanjuli.gupta@ifmr.ac.in"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mailto:meghana.mungikar@gmail.com" TargetMode="External"/><Relationship Id="rId7" Type="http://schemas.openxmlformats.org/officeDocument/2006/relationships/hyperlink" Target="mailto:anindya.singh@ifmr.ac.in" TargetMode="External"/><Relationship Id="rId8" Type="http://schemas.openxmlformats.org/officeDocument/2006/relationships/hyperlink" Target="mailto:saanjuli.gupta@ifmr.ac.in" TargetMode="External"/><Relationship Id="rId31" Type="http://schemas.openxmlformats.org/officeDocument/2006/relationships/hyperlink" Target="mailto:anindya.singh@ifmr.ac.in" TargetMode="External"/><Relationship Id="rId30" Type="http://schemas.openxmlformats.org/officeDocument/2006/relationships/hyperlink" Target="https://www.google.com/calendar/event?eid=XzZkMGowZTI2OG9xNGFiYTM2c3M0NmI5azZoMjNjYmExNmQzM2diOWo2cDI0OGU5bDhjc2phZ3BwNmcgYW5pbmR5YS5zaW5naEBpZm1yLmFjLmlu" TargetMode="External"/><Relationship Id="rId11" Type="http://schemas.openxmlformats.org/officeDocument/2006/relationships/hyperlink" Target="mailto:page.lucye@gmail.com" TargetMode="External"/><Relationship Id="rId33" Type="http://schemas.openxmlformats.org/officeDocument/2006/relationships/hyperlink" Target="mailto:leighmiller@xwf.x.team" TargetMode="External"/><Relationship Id="rId10" Type="http://schemas.openxmlformats.org/officeDocument/2006/relationships/hyperlink" Target="mailto:trishika.nakkina@ifmr.ac.in" TargetMode="External"/><Relationship Id="rId32" Type="http://schemas.openxmlformats.org/officeDocument/2006/relationships/hyperlink" Target="mailto:leighanne@gmail.com" TargetMode="External"/><Relationship Id="rId13" Type="http://schemas.openxmlformats.org/officeDocument/2006/relationships/hyperlink" Target="mailto:leighmiller@xwf.x.team" TargetMode="External"/><Relationship Id="rId35" Type="http://schemas.openxmlformats.org/officeDocument/2006/relationships/hyperlink" Target="mailto:vinay.nagaraju@ifmr.ac.in" TargetMode="External"/><Relationship Id="rId12" Type="http://schemas.openxmlformats.org/officeDocument/2006/relationships/hyperlink" Target="mailto:anindya.singh@ifmr.ac.in" TargetMode="External"/><Relationship Id="rId34" Type="http://schemas.openxmlformats.org/officeDocument/2006/relationships/hyperlink" Target="mailto:saanjuli.gupta@ifmr.ac.in" TargetMode="External"/><Relationship Id="rId15" Type="http://schemas.openxmlformats.org/officeDocument/2006/relationships/hyperlink" Target="https://mbda.gov.in/" TargetMode="External"/><Relationship Id="rId37" Type="http://schemas.openxmlformats.org/officeDocument/2006/relationships/hyperlink" Target="mailto:meghana.mungikar@yale.edu" TargetMode="External"/><Relationship Id="rId14" Type="http://schemas.openxmlformats.org/officeDocument/2006/relationships/hyperlink" Target="https://nesa-india.org/" TargetMode="External"/><Relationship Id="rId36" Type="http://schemas.openxmlformats.org/officeDocument/2006/relationships/hyperlink" Target="mailto:meghana.mungikar@gmail.com" TargetMode="External"/><Relationship Id="rId17" Type="http://schemas.openxmlformats.org/officeDocument/2006/relationships/hyperlink" Target="mailto:trishika.nakkina@ifmr.ac.in" TargetMode="External"/><Relationship Id="rId39" Type="http://schemas.openxmlformats.org/officeDocument/2006/relationships/header" Target="header1.xml"/><Relationship Id="rId16" Type="http://schemas.openxmlformats.org/officeDocument/2006/relationships/hyperlink" Target="https://mbda.gov.in/" TargetMode="External"/><Relationship Id="rId38" Type="http://schemas.openxmlformats.org/officeDocument/2006/relationships/image" Target="media/image1.png"/><Relationship Id="rId19" Type="http://schemas.openxmlformats.org/officeDocument/2006/relationships/hyperlink" Target="mailto:anindya.singh@ifmr.ac.in" TargetMode="External"/><Relationship Id="rId18" Type="http://schemas.openxmlformats.org/officeDocument/2006/relationships/hyperlink" Target="mailto:page.lucye@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HelveticaNeue-regular.ttf"/><Relationship Id="rId5" Type="http://schemas.openxmlformats.org/officeDocument/2006/relationships/font" Target="fonts/HelveticaNeue-bold.ttf"/><Relationship Id="rId6" Type="http://schemas.openxmlformats.org/officeDocument/2006/relationships/font" Target="fonts/HelveticaNeue-italic.ttf"/><Relationship Id="rId7"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